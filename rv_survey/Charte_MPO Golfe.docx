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AE260" w14:textId="77777777" w:rsidR="00D77E30" w:rsidRDefault="00D77E30">
      <w:pPr>
        <w:rPr>
          <w:color w:val="434343"/>
        </w:rPr>
      </w:pPr>
    </w:p>
    <w:p w14:paraId="628B7296" w14:textId="77777777" w:rsidR="00D77E30" w:rsidRDefault="00D77E30">
      <w:pPr>
        <w:spacing w:line="276" w:lineRule="auto"/>
      </w:pPr>
    </w:p>
    <w:p w14:paraId="1AB7CC1F" w14:textId="77777777" w:rsidR="00D77E30" w:rsidRDefault="00D77E30">
      <w:pPr>
        <w:spacing w:line="276" w:lineRule="auto"/>
      </w:pPr>
    </w:p>
    <w:p w14:paraId="181E7CC2" w14:textId="77777777" w:rsidR="00D77E30" w:rsidRDefault="009146EF">
      <w:pPr>
        <w:ind w:left="1560"/>
        <w:rPr>
          <w:color w:val="434343"/>
          <w:sz w:val="36"/>
          <w:szCs w:val="36"/>
        </w:rPr>
      </w:pPr>
      <w:r>
        <w:rPr>
          <w:color w:val="434343"/>
          <w:sz w:val="36"/>
          <w:szCs w:val="36"/>
        </w:rPr>
        <w:t>Charte de projet</w:t>
      </w:r>
    </w:p>
    <w:p w14:paraId="64A4DA7E" w14:textId="77777777" w:rsidR="00D77E30" w:rsidRDefault="009146EF">
      <w:pPr>
        <w:spacing w:line="276" w:lineRule="auto"/>
        <w:rPr>
          <w:b/>
          <w:color w:val="434343"/>
          <w:sz w:val="36"/>
          <w:szCs w:val="36"/>
        </w:rPr>
      </w:pPr>
      <w:r>
        <w:rPr>
          <w:b/>
          <w:color w:val="434343"/>
          <w:sz w:val="36"/>
          <w:szCs w:val="36"/>
        </w:rPr>
        <w:t>Intégration des données biologiques de Pêches et Canada - Région du Golfe</w:t>
      </w:r>
    </w:p>
    <w:p w14:paraId="235F0092" w14:textId="77777777" w:rsidR="00D77E30" w:rsidRDefault="009146EF">
      <w:pPr>
        <w:rPr>
          <w:i/>
          <w:color w:val="434343"/>
        </w:rPr>
      </w:pPr>
      <w:r>
        <w:rPr>
          <w:i/>
          <w:color w:val="434343"/>
        </w:rPr>
        <w:t>Identification du partenaire</w:t>
      </w:r>
    </w:p>
    <w:p w14:paraId="0EA5B0FE" w14:textId="77777777" w:rsidR="00D77E30" w:rsidRDefault="009146EF">
      <w:pPr>
        <w:spacing w:line="276" w:lineRule="auto"/>
        <w:rPr>
          <w:color w:val="434343"/>
        </w:rPr>
      </w:pPr>
      <w:r>
        <w:rPr>
          <w:color w:val="434343"/>
        </w:rPr>
        <w:t>Pêches et Océans Canada - région du golfe</w:t>
      </w:r>
    </w:p>
    <w:p w14:paraId="0583AC7C" w14:textId="77777777" w:rsidR="00D77E30" w:rsidRDefault="009146EF">
      <w:pPr>
        <w:rPr>
          <w:color w:val="434343"/>
        </w:rPr>
      </w:pPr>
      <w:r>
        <w:rPr>
          <w:color w:val="434343"/>
        </w:rPr>
        <w:t>Numéro de projet OGSL : (réservé à l’OGSL)</w:t>
      </w:r>
    </w:p>
    <w:p w14:paraId="277CCAF8" w14:textId="77777777" w:rsidR="00D77E30" w:rsidRDefault="00D77E30">
      <w:pPr>
        <w:rPr>
          <w:color w:val="434343"/>
        </w:rPr>
      </w:pPr>
    </w:p>
    <w:p w14:paraId="79834F3A" w14:textId="77777777" w:rsidR="00D77E30" w:rsidRDefault="009146EF">
      <w:pPr>
        <w:rPr>
          <w:color w:val="434343"/>
        </w:rPr>
      </w:pPr>
      <w:r>
        <w:rPr>
          <w:color w:val="434343"/>
        </w:rPr>
        <w:t>Exercice 2019-2020</w:t>
      </w:r>
    </w:p>
    <w:p w14:paraId="3D835AAF" w14:textId="77777777" w:rsidR="00D77E30" w:rsidRDefault="00D77E30">
      <w:pPr>
        <w:rPr>
          <w:color w:val="434343"/>
        </w:rPr>
      </w:pPr>
    </w:p>
    <w:p w14:paraId="733AB3BA" w14:textId="77777777" w:rsidR="00D77E30" w:rsidRDefault="009146EF">
      <w:pPr>
        <w:spacing w:line="276" w:lineRule="auto"/>
      </w:pPr>
      <w:r>
        <w:rPr>
          <w:color w:val="434343"/>
        </w:rPr>
        <w:t>2019-04-01</w:t>
      </w:r>
      <w:r>
        <w:br w:type="page"/>
      </w:r>
    </w:p>
    <w:p w14:paraId="2E0DE3B4" w14:textId="77777777" w:rsidR="00D77E30" w:rsidRDefault="00D77E30">
      <w:pPr>
        <w:spacing w:line="276" w:lineRule="auto"/>
      </w:pPr>
    </w:p>
    <w:p w14:paraId="65E5310D" w14:textId="77777777" w:rsidR="00D77E30" w:rsidRDefault="00D77E30">
      <w:pPr>
        <w:spacing w:line="276" w:lineRule="auto"/>
      </w:pPr>
    </w:p>
    <w:tbl>
      <w:tblPr>
        <w:tblStyle w:val="a"/>
        <w:tblW w:w="10074" w:type="dxa"/>
        <w:tblInd w:w="-106" w:type="dxa"/>
        <w:tblLayout w:type="fixed"/>
        <w:tblLook w:val="0000" w:firstRow="0" w:lastRow="0" w:firstColumn="0" w:lastColumn="0" w:noHBand="0" w:noVBand="0"/>
      </w:tblPr>
      <w:tblGrid>
        <w:gridCol w:w="2554"/>
        <w:gridCol w:w="7520"/>
      </w:tblGrid>
      <w:tr w:rsidR="00D77E30" w:rsidRPr="00E17733" w14:paraId="70BC8581" w14:textId="77777777">
        <w:trPr>
          <w:trHeight w:val="1280"/>
        </w:trPr>
        <w:tc>
          <w:tcPr>
            <w:tcW w:w="2554" w:type="dxa"/>
          </w:tcPr>
          <w:p w14:paraId="2497B690" w14:textId="77777777" w:rsidR="00D77E30" w:rsidRDefault="009146EF">
            <w:pPr>
              <w:jc w:val="right"/>
            </w:pPr>
            <w:r>
              <w:t>Organisme demandeur :</w:t>
            </w:r>
          </w:p>
        </w:tc>
        <w:tc>
          <w:tcPr>
            <w:tcW w:w="7520" w:type="dxa"/>
          </w:tcPr>
          <w:p w14:paraId="6B4368EF" w14:textId="77777777" w:rsidR="00D77E30" w:rsidRDefault="009146EF">
            <w:r>
              <w:t>Pêches et Océans Canada - Région du Golfe</w:t>
            </w:r>
          </w:p>
          <w:p w14:paraId="141D82A0" w14:textId="77777777" w:rsidR="00D77E30" w:rsidRPr="002823F5" w:rsidRDefault="009146EF">
            <w:pPr>
              <w:rPr>
                <w:lang w:val="en-CA"/>
              </w:rPr>
            </w:pPr>
            <w:r w:rsidRPr="002823F5">
              <w:rPr>
                <w:lang w:val="en-CA"/>
              </w:rPr>
              <w:t>David Fishman, Physical Scientist</w:t>
            </w:r>
          </w:p>
          <w:p w14:paraId="4B28F9E2" w14:textId="77777777" w:rsidR="00D77E30" w:rsidRPr="002823F5" w:rsidRDefault="009146EF">
            <w:pPr>
              <w:rPr>
                <w:sz w:val="18"/>
                <w:szCs w:val="18"/>
                <w:lang w:val="en-CA"/>
              </w:rPr>
            </w:pPr>
            <w:r w:rsidRPr="002823F5">
              <w:rPr>
                <w:sz w:val="18"/>
                <w:szCs w:val="18"/>
                <w:lang w:val="en-CA"/>
              </w:rPr>
              <w:t>Gulf Fisheries Centre 343 Université Avenue</w:t>
            </w:r>
            <w:hyperlink r:id="rId7">
              <w:r w:rsidRPr="002823F5">
                <w:rPr>
                  <w:sz w:val="18"/>
                  <w:szCs w:val="18"/>
                  <w:lang w:val="en-CA"/>
                </w:rPr>
                <w:t xml:space="preserve"> </w:t>
              </w:r>
            </w:hyperlink>
            <w:hyperlink r:id="rId8">
              <w:r w:rsidRPr="002823F5">
                <w:rPr>
                  <w:color w:val="1155CC"/>
                  <w:sz w:val="18"/>
                  <w:szCs w:val="18"/>
                  <w:u w:val="single"/>
                  <w:lang w:val="en-CA"/>
                </w:rPr>
                <w:t>(view on map)</w:t>
              </w:r>
            </w:hyperlink>
          </w:p>
          <w:p w14:paraId="7E07310F" w14:textId="77777777" w:rsidR="00D77E30" w:rsidRPr="002823F5" w:rsidRDefault="009146EF">
            <w:pPr>
              <w:rPr>
                <w:sz w:val="18"/>
                <w:szCs w:val="18"/>
                <w:lang w:val="en-CA"/>
              </w:rPr>
            </w:pPr>
            <w:r w:rsidRPr="002823F5">
              <w:rPr>
                <w:sz w:val="18"/>
                <w:szCs w:val="18"/>
                <w:lang w:val="en-CA"/>
              </w:rPr>
              <w:t>Moncton, New Brunswick, Canada</w:t>
            </w:r>
          </w:p>
          <w:p w14:paraId="74F2041B" w14:textId="77777777" w:rsidR="00D77E30" w:rsidRPr="002823F5" w:rsidRDefault="009146EF">
            <w:pPr>
              <w:rPr>
                <w:sz w:val="18"/>
                <w:szCs w:val="18"/>
                <w:lang w:val="en-CA"/>
              </w:rPr>
            </w:pPr>
            <w:r w:rsidRPr="002823F5">
              <w:rPr>
                <w:sz w:val="18"/>
                <w:szCs w:val="18"/>
                <w:lang w:val="en-CA"/>
              </w:rPr>
              <w:t>E1C 9B6</w:t>
            </w:r>
          </w:p>
          <w:p w14:paraId="03948329" w14:textId="77777777" w:rsidR="00D77E30" w:rsidRPr="002823F5" w:rsidRDefault="001079DE">
            <w:pPr>
              <w:rPr>
                <w:sz w:val="18"/>
                <w:szCs w:val="18"/>
                <w:lang w:val="en-CA"/>
              </w:rPr>
            </w:pPr>
            <w:hyperlink r:id="rId9">
              <w:r w:rsidR="009146EF" w:rsidRPr="002823F5">
                <w:rPr>
                  <w:color w:val="1155CC"/>
                  <w:sz w:val="18"/>
                  <w:szCs w:val="18"/>
                  <w:u w:val="single"/>
                  <w:lang w:val="en-CA"/>
                </w:rPr>
                <w:t>david.fishman@dfo-mpo.gc.ca</w:t>
              </w:r>
            </w:hyperlink>
            <w:r w:rsidR="009146EF" w:rsidRPr="002823F5">
              <w:rPr>
                <w:sz w:val="18"/>
                <w:szCs w:val="18"/>
                <w:lang w:val="en-CA"/>
              </w:rPr>
              <w:t xml:space="preserve"> </w:t>
            </w:r>
          </w:p>
          <w:p w14:paraId="73787F67" w14:textId="77777777" w:rsidR="00D77E30" w:rsidRPr="002823F5" w:rsidRDefault="00D77E30">
            <w:pPr>
              <w:rPr>
                <w:sz w:val="18"/>
                <w:szCs w:val="18"/>
                <w:lang w:val="en-CA"/>
              </w:rPr>
            </w:pPr>
          </w:p>
        </w:tc>
      </w:tr>
      <w:tr w:rsidR="00D77E30" w14:paraId="684D5D17" w14:textId="77777777">
        <w:trPr>
          <w:trHeight w:val="280"/>
        </w:trPr>
        <w:tc>
          <w:tcPr>
            <w:tcW w:w="2554" w:type="dxa"/>
          </w:tcPr>
          <w:p w14:paraId="0B5AA612" w14:textId="77777777" w:rsidR="00D77E30" w:rsidRDefault="009146EF">
            <w:pPr>
              <w:jc w:val="right"/>
            </w:pPr>
            <w:r>
              <w:t>Mandaté :</w:t>
            </w:r>
          </w:p>
        </w:tc>
        <w:tc>
          <w:tcPr>
            <w:tcW w:w="7520" w:type="dxa"/>
          </w:tcPr>
          <w:p w14:paraId="2FA1ABED" w14:textId="77777777" w:rsidR="00D77E30" w:rsidRDefault="009146EF">
            <w:r>
              <w:t>Observatoire global du Saint-Laurent (OGSL)</w:t>
            </w:r>
          </w:p>
        </w:tc>
      </w:tr>
      <w:tr w:rsidR="00D77E30" w14:paraId="188C5FD1" w14:textId="77777777">
        <w:trPr>
          <w:trHeight w:val="1660"/>
        </w:trPr>
        <w:tc>
          <w:tcPr>
            <w:tcW w:w="2554" w:type="dxa"/>
          </w:tcPr>
          <w:p w14:paraId="7AF92BD2" w14:textId="77777777" w:rsidR="00D77E30" w:rsidRDefault="00D77E30">
            <w:pPr>
              <w:jc w:val="right"/>
              <w:rPr>
                <w:sz w:val="16"/>
                <w:szCs w:val="16"/>
              </w:rPr>
            </w:pPr>
          </w:p>
        </w:tc>
        <w:tc>
          <w:tcPr>
            <w:tcW w:w="7520" w:type="dxa"/>
          </w:tcPr>
          <w:p w14:paraId="441309C8" w14:textId="77777777" w:rsidR="00D77E30" w:rsidRDefault="009146EF">
            <w:r>
              <w:t>Andréane Bastien, directrice générale</w:t>
            </w:r>
          </w:p>
          <w:p w14:paraId="296B061D" w14:textId="77777777" w:rsidR="00D77E30" w:rsidRDefault="009146EF">
            <w:pPr>
              <w:rPr>
                <w:sz w:val="18"/>
                <w:szCs w:val="18"/>
              </w:rPr>
            </w:pPr>
            <w:r>
              <w:rPr>
                <w:sz w:val="18"/>
                <w:szCs w:val="18"/>
              </w:rPr>
              <w:t>Observatoire global du Saint-Laurent</w:t>
            </w:r>
          </w:p>
          <w:p w14:paraId="09D652D1" w14:textId="77777777" w:rsidR="00D77E30" w:rsidRDefault="009146EF">
            <w:pPr>
              <w:rPr>
                <w:sz w:val="18"/>
                <w:szCs w:val="18"/>
              </w:rPr>
            </w:pPr>
            <w:r>
              <w:rPr>
                <w:sz w:val="18"/>
                <w:szCs w:val="18"/>
              </w:rPr>
              <w:t>310, allée des Ursulines</w:t>
            </w:r>
          </w:p>
          <w:p w14:paraId="7E33CBF4" w14:textId="77777777" w:rsidR="00D77E30" w:rsidRDefault="009146EF">
            <w:pPr>
              <w:rPr>
                <w:sz w:val="18"/>
                <w:szCs w:val="18"/>
              </w:rPr>
            </w:pPr>
            <w:r>
              <w:rPr>
                <w:sz w:val="18"/>
                <w:szCs w:val="18"/>
              </w:rPr>
              <w:t>Rimouski Qc Canada  G5L 2A1</w:t>
            </w:r>
          </w:p>
          <w:p w14:paraId="24243A0A" w14:textId="77777777" w:rsidR="00D77E30" w:rsidRDefault="009146EF">
            <w:pPr>
              <w:rPr>
                <w:sz w:val="18"/>
                <w:szCs w:val="18"/>
              </w:rPr>
            </w:pPr>
            <w:r>
              <w:rPr>
                <w:sz w:val="18"/>
                <w:szCs w:val="18"/>
              </w:rPr>
              <w:t>Téléphone : 418.723.8372</w:t>
            </w:r>
          </w:p>
          <w:p w14:paraId="1CD368C7" w14:textId="77777777" w:rsidR="00D77E30" w:rsidRDefault="001079DE">
            <w:pPr>
              <w:rPr>
                <w:sz w:val="18"/>
                <w:szCs w:val="18"/>
              </w:rPr>
            </w:pPr>
            <w:hyperlink r:id="rId10">
              <w:r w:rsidR="009146EF">
                <w:rPr>
                  <w:rFonts w:ascii="Candara" w:eastAsia="Candara" w:hAnsi="Candara" w:cs="Candara"/>
                  <w:color w:val="0000FF"/>
                  <w:sz w:val="18"/>
                  <w:szCs w:val="18"/>
                  <w:u w:val="single"/>
                </w:rPr>
                <w:t>info@ogsl.ca</w:t>
              </w:r>
            </w:hyperlink>
          </w:p>
          <w:p w14:paraId="75675748" w14:textId="77777777" w:rsidR="00D77E30" w:rsidRDefault="00D77E30">
            <w:pPr>
              <w:rPr>
                <w:sz w:val="16"/>
                <w:szCs w:val="16"/>
              </w:rPr>
            </w:pPr>
          </w:p>
        </w:tc>
      </w:tr>
      <w:tr w:rsidR="00D77E30" w14:paraId="3A0921B4" w14:textId="77777777">
        <w:trPr>
          <w:trHeight w:val="580"/>
        </w:trPr>
        <w:tc>
          <w:tcPr>
            <w:tcW w:w="2554" w:type="dxa"/>
          </w:tcPr>
          <w:p w14:paraId="5C4495BD" w14:textId="77777777" w:rsidR="00D77E30" w:rsidRDefault="009146EF">
            <w:pPr>
              <w:jc w:val="right"/>
            </w:pPr>
            <w:r>
              <w:t>Date initiation du projet :</w:t>
            </w:r>
          </w:p>
          <w:p w14:paraId="4E315212" w14:textId="77777777" w:rsidR="00D77E30" w:rsidRDefault="00D77E30">
            <w:pPr>
              <w:jc w:val="right"/>
            </w:pPr>
          </w:p>
        </w:tc>
        <w:tc>
          <w:tcPr>
            <w:tcW w:w="7520" w:type="dxa"/>
          </w:tcPr>
          <w:p w14:paraId="55265148" w14:textId="77777777" w:rsidR="00D77E30" w:rsidRDefault="009146EF">
            <w:r>
              <w:t>2019-06-05</w:t>
            </w:r>
          </w:p>
        </w:tc>
      </w:tr>
    </w:tbl>
    <w:p w14:paraId="0B5EDB79" w14:textId="77777777" w:rsidR="00D77E30" w:rsidRDefault="009146EF">
      <w:pPr>
        <w:pStyle w:val="Heading2"/>
        <w:numPr>
          <w:ilvl w:val="0"/>
          <w:numId w:val="10"/>
        </w:numPr>
        <w:pBdr>
          <w:bottom w:val="single" w:sz="4" w:space="1" w:color="000000"/>
        </w:pBdr>
      </w:pPr>
      <w:r>
        <w:t xml:space="preserve">Contexte du projet </w:t>
      </w:r>
    </w:p>
    <w:p w14:paraId="511665B5" w14:textId="77777777" w:rsidR="00D77E30" w:rsidRDefault="009146EF">
      <w:pPr>
        <w:jc w:val="both"/>
      </w:pPr>
      <w:r>
        <w:t>Le tiers du personnel de Pêches et Océans Canada de la région du Golfe (MPO Golfe) est dédié à la science, et mène des campagnes d'évaluation des stocks, fait de la recherche sur la pêche, l'aquaculture, les zones de protection marines, les espèces envahissantes et les espèces en péril. MPO Golfe s'est engagé à contribuer à l'intégration de données scientifiques de qualité sur le portail de l'Observatoire global du Saint-Laurent (OGSL), déjà reconnu par de multiples utilisateurs et organisations touchant l'écosystème du Saint-Laurent. En diffusant des données sur le site de l’OGSL, MPO Golfe contribuera à faire de l'OGSL un point d'accès central aux données du Golfe du Saint-Laurent, notamment dans le cadre des activités de l’OGSL en tant qu'association régionale (AR) du Golfe du Saint-Laurent pour le Système intégré d'observations des océans du Canada (SIOOC).</w:t>
      </w:r>
    </w:p>
    <w:p w14:paraId="6348A5CC" w14:textId="77777777" w:rsidR="00D77E30" w:rsidRDefault="009146EF">
      <w:pPr>
        <w:jc w:val="both"/>
      </w:pPr>
      <w:r>
        <w:t xml:space="preserve"> </w:t>
      </w:r>
    </w:p>
    <w:p w14:paraId="750D632A" w14:textId="5F40A7F0" w:rsidR="00D77E30" w:rsidRDefault="009146EF">
      <w:pPr>
        <w:jc w:val="both"/>
      </w:pPr>
      <w:r>
        <w:t xml:space="preserve">Les bases de données identifiées comme étant </w:t>
      </w:r>
      <w:del w:id="0" w:author="Anne-Sophie Ste-Marie" w:date="2019-06-06T14:58:00Z">
        <w:r w:rsidDel="00FB1792">
          <w:delText xml:space="preserve">prioritaires </w:delText>
        </w:r>
      </w:del>
      <w:r>
        <w:t xml:space="preserve">à intégrer sur le portail de l'OGSL pour la mise en place du prototype d'AR du SIOOC sont : </w:t>
      </w:r>
    </w:p>
    <w:p w14:paraId="1DA23D38" w14:textId="77777777" w:rsidR="00D77E30" w:rsidRDefault="009146EF">
      <w:pPr>
        <w:numPr>
          <w:ilvl w:val="0"/>
          <w:numId w:val="1"/>
        </w:numPr>
      </w:pPr>
      <w:r>
        <w:t>Relevés au chalut de fond d'espèces multiples;</w:t>
      </w:r>
    </w:p>
    <w:p w14:paraId="741343AA" w14:textId="77777777" w:rsidR="00D77E30" w:rsidRDefault="009146EF">
      <w:pPr>
        <w:numPr>
          <w:ilvl w:val="0"/>
          <w:numId w:val="1"/>
        </w:numPr>
      </w:pPr>
      <w:r>
        <w:t>Programme de surveillance de la communauté aquatique (PSCA);</w:t>
      </w:r>
    </w:p>
    <w:p w14:paraId="2217C50C" w14:textId="340D276D" w:rsidR="00D77E30" w:rsidRDefault="009146EF">
      <w:pPr>
        <w:numPr>
          <w:ilvl w:val="0"/>
          <w:numId w:val="1"/>
        </w:numPr>
        <w:rPr>
          <w:ins w:id="1" w:author="Anne-Sophie Ste-Marie" w:date="2019-06-06T14:57:00Z"/>
        </w:rPr>
      </w:pPr>
      <w:r>
        <w:t>Espèces aquatiques envahissantes.</w:t>
      </w:r>
    </w:p>
    <w:p w14:paraId="06899D71" w14:textId="20605DAB" w:rsidR="00FB1792" w:rsidRPr="00FB1792" w:rsidRDefault="00FB1792" w:rsidP="00FB1792">
      <w:pPr>
        <w:pStyle w:val="ListParagraph"/>
        <w:numPr>
          <w:ilvl w:val="0"/>
          <w:numId w:val="1"/>
        </w:numPr>
        <w:spacing w:before="100" w:beforeAutospacing="1" w:after="100" w:afterAutospacing="1"/>
        <w:rPr>
          <w:ins w:id="2" w:author="Anne-Sophie Ste-Marie" w:date="2019-06-06T14:57:00Z"/>
        </w:rPr>
      </w:pPr>
      <w:ins w:id="3" w:author="Anne-Sophie Ste-Marie" w:date="2019-06-06T14:57:00Z">
        <w:r w:rsidRPr="00FB1792">
          <w:t>Relevé au chalut du détroit de Northumberland</w:t>
        </w:r>
      </w:ins>
    </w:p>
    <w:p w14:paraId="68699BB7" w14:textId="225633DF" w:rsidR="00FB1792" w:rsidRPr="00FB1792" w:rsidRDefault="00FB1792" w:rsidP="00FB1792">
      <w:pPr>
        <w:pStyle w:val="ListParagraph"/>
        <w:numPr>
          <w:ilvl w:val="0"/>
          <w:numId w:val="1"/>
        </w:numPr>
        <w:spacing w:before="100" w:beforeAutospacing="1" w:after="100" w:afterAutospacing="1"/>
        <w:rPr>
          <w:ins w:id="4" w:author="Anne-Sophie Ste-Marie" w:date="2019-06-06T14:57:00Z"/>
        </w:rPr>
      </w:pPr>
      <w:ins w:id="5" w:author="Anne-Sophie Ste-Marie" w:date="2019-06-06T14:57:00Z">
        <w:r w:rsidRPr="00FB1792">
          <w:t>Relevé du crabe des neiges</w:t>
        </w:r>
      </w:ins>
    </w:p>
    <w:p w14:paraId="3687A701" w14:textId="538638DF" w:rsidR="00FB1792" w:rsidRPr="00FB1792" w:rsidRDefault="00FB1792" w:rsidP="00FB1792">
      <w:pPr>
        <w:pStyle w:val="ListParagraph"/>
        <w:numPr>
          <w:ilvl w:val="0"/>
          <w:numId w:val="1"/>
        </w:numPr>
        <w:spacing w:before="100" w:beforeAutospacing="1" w:after="100" w:afterAutospacing="1"/>
        <w:rPr>
          <w:ins w:id="6" w:author="Anne-Sophie Ste-Marie" w:date="2019-06-06T14:57:00Z"/>
        </w:rPr>
      </w:pPr>
      <w:ins w:id="7" w:author="Anne-Sophie Ste-Marie" w:date="2019-06-06T14:57:00Z">
        <w:r w:rsidRPr="00FB1792">
          <w:t>Relevé du pétoncle</w:t>
        </w:r>
      </w:ins>
    </w:p>
    <w:p w14:paraId="77AE562A" w14:textId="46D5CB92" w:rsidR="00FB1792" w:rsidRPr="00FB1792" w:rsidDel="00FB1792" w:rsidRDefault="00FB1792" w:rsidP="00FB1792">
      <w:pPr>
        <w:pStyle w:val="ListParagraph"/>
        <w:numPr>
          <w:ilvl w:val="0"/>
          <w:numId w:val="1"/>
        </w:numPr>
        <w:spacing w:before="100" w:beforeAutospacing="1" w:after="100" w:afterAutospacing="1"/>
        <w:rPr>
          <w:del w:id="8" w:author="Anne-Sophie Ste-Marie" w:date="2019-06-06T14:58:00Z"/>
        </w:rPr>
      </w:pPr>
      <w:ins w:id="9" w:author="Anne-Sophie Ste-Marie" w:date="2019-06-06T14:57:00Z">
        <w:r w:rsidRPr="00FB1792">
          <w:t>Qualité de l'environnement marin</w:t>
        </w:r>
      </w:ins>
    </w:p>
    <w:p w14:paraId="04EF339B" w14:textId="77777777" w:rsidR="00D77E30" w:rsidRDefault="00D77E30" w:rsidP="00FB1792">
      <w:pPr>
        <w:pStyle w:val="ListParagraph"/>
        <w:spacing w:before="100" w:beforeAutospacing="1" w:after="100" w:afterAutospacing="1"/>
      </w:pPr>
    </w:p>
    <w:p w14:paraId="679B7768" w14:textId="77777777" w:rsidR="00D77E30" w:rsidRDefault="009146EF">
      <w:r>
        <w:t>Ces données sont présentement accessibles via la plateforme GitHub tandis que les métadonnées sont cataloguées sur le site Données ouvertes Canada (</w:t>
      </w:r>
      <w:hyperlink r:id="rId11">
        <w:r>
          <w:rPr>
            <w:color w:val="1155CC"/>
            <w:u w:val="single"/>
          </w:rPr>
          <w:t>https://ouvert.canada.ca/fr/donnees-ouvertes</w:t>
        </w:r>
      </w:hyperlink>
      <w:r>
        <w:t>)</w:t>
      </w:r>
    </w:p>
    <w:p w14:paraId="5240B02A" w14:textId="77777777" w:rsidR="00D77E30" w:rsidRDefault="00D77E30"/>
    <w:p w14:paraId="16B31DDE" w14:textId="77777777" w:rsidR="00D77E30" w:rsidRDefault="009146EF">
      <w:pPr>
        <w:jc w:val="both"/>
      </w:pPr>
      <w:r>
        <w:t xml:space="preserve">Ainsi, des retombées importantes sont attendues grâce à cette collaboration menant à la découverte, à l'accès et à la valorisation de données scientifiques publiques par l'ensemble de la communauté canadienne. </w:t>
      </w:r>
    </w:p>
    <w:p w14:paraId="708D829F" w14:textId="77777777" w:rsidR="00D77E30" w:rsidRDefault="00D77E30">
      <w:pPr>
        <w:pStyle w:val="Heading2"/>
        <w:pBdr>
          <w:bottom w:val="single" w:sz="4" w:space="1" w:color="000000"/>
        </w:pBdr>
        <w:ind w:left="0" w:firstLine="0"/>
      </w:pPr>
    </w:p>
    <w:p w14:paraId="7FD8F7B5" w14:textId="77777777" w:rsidR="00D77E30" w:rsidRDefault="009146EF">
      <w:pPr>
        <w:pStyle w:val="Heading2"/>
        <w:numPr>
          <w:ilvl w:val="0"/>
          <w:numId w:val="10"/>
        </w:numPr>
        <w:pBdr>
          <w:bottom w:val="single" w:sz="4" w:space="1" w:color="000000"/>
        </w:pBdr>
      </w:pPr>
      <w:r>
        <w:t>Objectifs du projet et données</w:t>
      </w:r>
    </w:p>
    <w:p w14:paraId="41A3D4F6" w14:textId="77777777" w:rsidR="00D77E30" w:rsidRDefault="009146EF">
      <w:pPr>
        <w:jc w:val="both"/>
      </w:pPr>
      <w:r>
        <w:t>Le projet devra répondre aux objectifs spécifiques suivants :</w:t>
      </w:r>
    </w:p>
    <w:p w14:paraId="452DC519" w14:textId="22665E51" w:rsidR="00D77E30" w:rsidRDefault="009146EF">
      <w:pPr>
        <w:numPr>
          <w:ilvl w:val="0"/>
          <w:numId w:val="3"/>
        </w:num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r>
        <w:t xml:space="preserve">Rendre </w:t>
      </w:r>
      <w:ins w:id="10" w:author="Anne-Sophie Ste-Marie" w:date="2019-06-06T14:58:00Z">
        <w:r w:rsidR="00FB1792">
          <w:t xml:space="preserve">au minimum </w:t>
        </w:r>
      </w:ins>
      <w:r>
        <w:t>les données suivantes disponibles via les outils d’accès de l’OGSL</w:t>
      </w:r>
    </w:p>
    <w:p w14:paraId="07EF20DC" w14:textId="77777777" w:rsidR="00D77E30" w:rsidRDefault="009146EF">
      <w:pPr>
        <w:numPr>
          <w:ilvl w:val="1"/>
          <w:numId w:val="3"/>
        </w:num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Relevés au chalut de fond d'espèces multiples;</w:t>
      </w:r>
    </w:p>
    <w:p w14:paraId="7BCC440D" w14:textId="77777777" w:rsidR="00D77E30" w:rsidRDefault="009146EF">
      <w:pPr>
        <w:numPr>
          <w:ilvl w:val="1"/>
          <w:numId w:val="3"/>
        </w:num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r>
        <w:t>Programme de surveillance de la communauté aquatique (PSCA);</w:t>
      </w:r>
    </w:p>
    <w:p w14:paraId="665BA666" w14:textId="5C00ED1B" w:rsidR="00D77E30" w:rsidDel="00FB1792" w:rsidRDefault="009146EF" w:rsidP="00FB1792">
      <w:p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36"/>
        <w:rPr>
          <w:del w:id="11" w:author="Anne-Sophie Ste-Marie" w:date="2019-06-06T14:58:00Z"/>
        </w:rPr>
        <w:pPrChange w:id="12" w:author="Anne-Sophie Ste-Marie" w:date="2019-06-06T14:58:00Z">
          <w:pPr>
            <w:numPr>
              <w:ilvl w:val="1"/>
              <w:numId w:val="3"/>
            </w:num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396" w:hanging="360"/>
          </w:pPr>
        </w:pPrChange>
      </w:pPr>
      <w:del w:id="13" w:author="Anne-Sophie Ste-Marie" w:date="2019-06-06T14:58:00Z">
        <w:r w:rsidDel="00FB1792">
          <w:delText>Espèces aquatiques envahissantes.</w:delText>
        </w:r>
      </w:del>
    </w:p>
    <w:p w14:paraId="650B84AC" w14:textId="77777777" w:rsidR="00D77E30" w:rsidRDefault="009146EF">
      <w:pPr>
        <w:numPr>
          <w:ilvl w:val="0"/>
          <w:numId w:val="3"/>
        </w:numPr>
        <w:tabs>
          <w:tab w:val="left" w:pos="-1080"/>
          <w:tab w:val="left" w:pos="-720"/>
          <w:tab w:val="left" w:pos="316"/>
          <w:tab w:val="left" w:pos="851"/>
          <w:tab w:val="left" w:pos="900"/>
          <w:tab w:val="left" w:pos="1620"/>
          <w:tab w:val="left" w:pos="252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pPr>
      <w:r>
        <w:t>Optimiser le transfert des données du MPO-Région du Golfe vers la base de données de l’OGSL</w:t>
      </w:r>
    </w:p>
    <w:p w14:paraId="05EDB0BA" w14:textId="77777777" w:rsidR="00D77E30" w:rsidRDefault="00D77E30">
      <w:pPr>
        <w:jc w:val="both"/>
        <w:rPr>
          <w:b/>
          <w:color w:val="4F81BD"/>
        </w:rPr>
      </w:pPr>
    </w:p>
    <w:p w14:paraId="0AA174D0" w14:textId="77777777" w:rsidR="00D77E30" w:rsidRDefault="009146EF">
      <w:pPr>
        <w:pStyle w:val="Heading2"/>
        <w:numPr>
          <w:ilvl w:val="0"/>
          <w:numId w:val="10"/>
        </w:numPr>
        <w:pBdr>
          <w:bottom w:val="single" w:sz="4" w:space="1" w:color="000000"/>
        </w:pBdr>
      </w:pPr>
      <w:r>
        <w:t>Description des travaux</w:t>
      </w:r>
    </w:p>
    <w:p w14:paraId="6F0B0D9A" w14:textId="77777777" w:rsidR="00D77E30" w:rsidRDefault="009146EF">
      <w:pPr>
        <w:pStyle w:val="Heading3"/>
        <w:numPr>
          <w:ilvl w:val="0"/>
          <w:numId w:val="2"/>
        </w:numPr>
      </w:pPr>
      <w:r>
        <w:t xml:space="preserve"> Transfert des données </w:t>
      </w:r>
    </w:p>
    <w:p w14:paraId="1615B613" w14:textId="77777777" w:rsidR="00D77E30" w:rsidRDefault="009146EF">
      <w:pPr>
        <w:jc w:val="both"/>
      </w:pPr>
      <w:r>
        <w:t>Identifier les jeux de données et les ressources correspondantes à intégrer sur le site de l’OGSL, ainsi que l’identification des outils par lesquels les données seront accessibles. Évaluer le processus d’intégration optimal:</w:t>
      </w:r>
    </w:p>
    <w:p w14:paraId="59F6A462" w14:textId="77777777" w:rsidR="00D77E30" w:rsidRDefault="009146EF">
      <w:pPr>
        <w:numPr>
          <w:ilvl w:val="0"/>
          <w:numId w:val="4"/>
        </w:numPr>
        <w:pBdr>
          <w:top w:val="nil"/>
          <w:left w:val="nil"/>
          <w:bottom w:val="nil"/>
          <w:right w:val="nil"/>
          <w:between w:val="nil"/>
        </w:pBdr>
        <w:jc w:val="both"/>
      </w:pPr>
      <w:r>
        <w:t>Sélection des jeux de données par le partenaire;</w:t>
      </w:r>
    </w:p>
    <w:p w14:paraId="660D2741" w14:textId="77777777" w:rsidR="00D77E30" w:rsidRDefault="009146EF">
      <w:pPr>
        <w:numPr>
          <w:ilvl w:val="0"/>
          <w:numId w:val="4"/>
        </w:numPr>
        <w:pBdr>
          <w:top w:val="nil"/>
          <w:left w:val="nil"/>
          <w:bottom w:val="nil"/>
          <w:right w:val="nil"/>
          <w:between w:val="nil"/>
        </w:pBdr>
        <w:jc w:val="both"/>
      </w:pPr>
      <w:r>
        <w:t>Sélection des ressources par jeux de données par le partenaire;</w:t>
      </w:r>
    </w:p>
    <w:p w14:paraId="21A7D8C8" w14:textId="77777777" w:rsidR="00D77E30" w:rsidRDefault="009146EF">
      <w:pPr>
        <w:numPr>
          <w:ilvl w:val="0"/>
          <w:numId w:val="4"/>
        </w:numPr>
        <w:pBdr>
          <w:top w:val="nil"/>
          <w:left w:val="nil"/>
          <w:bottom w:val="nil"/>
          <w:right w:val="nil"/>
          <w:between w:val="nil"/>
        </w:pBdr>
        <w:jc w:val="both"/>
      </w:pPr>
      <w:r>
        <w:t>Sélection des outils de visualisation où seront intégrées ces données, par l’OGSL et le partenaire.</w:t>
      </w:r>
    </w:p>
    <w:p w14:paraId="3F344746" w14:textId="77777777" w:rsidR="00D77E30" w:rsidRDefault="00D77E30">
      <w:pPr>
        <w:jc w:val="both"/>
      </w:pPr>
    </w:p>
    <w:p w14:paraId="539F215E" w14:textId="77777777" w:rsidR="00D77E30" w:rsidRDefault="009146EF">
      <w:pPr>
        <w:pStyle w:val="Heading3"/>
        <w:numPr>
          <w:ilvl w:val="0"/>
          <w:numId w:val="2"/>
        </w:numPr>
      </w:pPr>
      <w:r>
        <w:t>Intégration des données dans les outils de visualisation de données de l’OGSL</w:t>
      </w:r>
    </w:p>
    <w:p w14:paraId="1AD0044B" w14:textId="77777777" w:rsidR="00D77E30" w:rsidRDefault="009146EF">
      <w:pPr>
        <w:jc w:val="both"/>
      </w:pPr>
      <w:r>
        <w:t>Intégration dans les outils de l’OGSL, mise en test, validation par le partenaire et mise en ligne publique.</w:t>
      </w:r>
    </w:p>
    <w:p w14:paraId="39416F5D" w14:textId="77777777" w:rsidR="00D77E30" w:rsidRDefault="009146EF">
      <w:pPr>
        <w:numPr>
          <w:ilvl w:val="0"/>
          <w:numId w:val="4"/>
        </w:numPr>
        <w:jc w:val="both"/>
      </w:pPr>
      <w:r>
        <w:t>Catalogue de données;</w:t>
      </w:r>
    </w:p>
    <w:p w14:paraId="1E5A0C84" w14:textId="77777777" w:rsidR="00D77E30" w:rsidRDefault="009146EF">
      <w:pPr>
        <w:numPr>
          <w:ilvl w:val="0"/>
          <w:numId w:val="4"/>
        </w:numPr>
        <w:jc w:val="both"/>
      </w:pPr>
      <w:r>
        <w:t>Biodiversité;</w:t>
      </w:r>
    </w:p>
    <w:p w14:paraId="7F9EF399" w14:textId="77777777" w:rsidR="00D77E30" w:rsidRDefault="009146EF">
      <w:pPr>
        <w:numPr>
          <w:ilvl w:val="0"/>
          <w:numId w:val="4"/>
        </w:numPr>
        <w:jc w:val="both"/>
      </w:pPr>
      <w:r>
        <w:t>Mise à jour du contexte Biodiversité.</w:t>
      </w:r>
    </w:p>
    <w:p w14:paraId="0FF43802" w14:textId="77777777" w:rsidR="00D77E30" w:rsidRDefault="00D77E30">
      <w:pPr>
        <w:jc w:val="both"/>
      </w:pPr>
    </w:p>
    <w:p w14:paraId="27156F48" w14:textId="77777777" w:rsidR="00D77E30" w:rsidRDefault="009146EF">
      <w:pPr>
        <w:pStyle w:val="Heading3"/>
        <w:numPr>
          <w:ilvl w:val="0"/>
          <w:numId w:val="2"/>
        </w:numPr>
      </w:pPr>
      <w:r>
        <w:t>Communication des résultats</w:t>
      </w:r>
    </w:p>
    <w:p w14:paraId="7C5AECBA" w14:textId="44C67C19" w:rsidR="00D77E30" w:rsidRDefault="009146EF">
      <w:pPr>
        <w:pBdr>
          <w:top w:val="nil"/>
          <w:left w:val="nil"/>
          <w:bottom w:val="nil"/>
          <w:right w:val="nil"/>
          <w:between w:val="nil"/>
        </w:pBdr>
        <w:spacing w:before="180" w:after="180"/>
        <w:jc w:val="both"/>
      </w:pPr>
      <w:r>
        <w:t xml:space="preserve">Les données nouvellement accessibles via les outils de l’OGSL feront l’objet d’une annonce </w:t>
      </w:r>
      <w:r w:rsidRPr="002823F5">
        <w:t>dans les réseaux sociaux et le bulletin d’information de l’OGSL.</w:t>
      </w:r>
    </w:p>
    <w:p w14:paraId="47389807" w14:textId="4E4FAF09" w:rsidR="00D77E30" w:rsidRDefault="002823F5" w:rsidP="002823F5">
      <w:pPr>
        <w:pBdr>
          <w:top w:val="nil"/>
          <w:left w:val="nil"/>
          <w:bottom w:val="nil"/>
          <w:right w:val="nil"/>
          <w:between w:val="nil"/>
        </w:pBdr>
        <w:spacing w:before="180" w:after="180"/>
        <w:jc w:val="both"/>
        <w:rPr>
          <w:shd w:val="clear" w:color="auto" w:fill="FF9900"/>
        </w:rPr>
      </w:pPr>
      <w:commentRangeStart w:id="14"/>
      <w:r>
        <w:t>La mise en ligne publique des résultats et leur communication devra être réalisée au plus tard le 5 juillet 2019.</w:t>
      </w:r>
      <w:commentRangeEnd w:id="14"/>
      <w:r>
        <w:rPr>
          <w:rStyle w:val="CommentReference"/>
        </w:rPr>
        <w:commentReference w:id="14"/>
      </w:r>
    </w:p>
    <w:p w14:paraId="612D1324" w14:textId="77777777" w:rsidR="00D77E30" w:rsidRDefault="009146EF">
      <w:pPr>
        <w:pStyle w:val="Heading2"/>
        <w:numPr>
          <w:ilvl w:val="0"/>
          <w:numId w:val="10"/>
        </w:numPr>
        <w:pBdr>
          <w:bottom w:val="single" w:sz="4" w:space="1" w:color="000000"/>
        </w:pBdr>
      </w:pPr>
      <w:r>
        <w:lastRenderedPageBreak/>
        <w:t>Calendrier de réalisation</w:t>
      </w:r>
    </w:p>
    <w:tbl>
      <w:tblPr>
        <w:tblStyle w:val="a0"/>
        <w:tblW w:w="93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3"/>
        <w:gridCol w:w="2388"/>
        <w:gridCol w:w="1596"/>
      </w:tblGrid>
      <w:tr w:rsidR="00D77E30" w14:paraId="6865595B" w14:textId="77777777">
        <w:trPr>
          <w:jc w:val="center"/>
        </w:trPr>
        <w:tc>
          <w:tcPr>
            <w:tcW w:w="5353" w:type="dxa"/>
            <w:shd w:val="clear" w:color="auto" w:fill="172C4B"/>
          </w:tcPr>
          <w:p w14:paraId="19443AAD" w14:textId="77777777" w:rsidR="00D77E30" w:rsidRDefault="009146EF">
            <w:pPr>
              <w:jc w:val="both"/>
              <w:rPr>
                <w:b/>
                <w:sz w:val="20"/>
                <w:szCs w:val="20"/>
              </w:rPr>
            </w:pPr>
            <w:r>
              <w:rPr>
                <w:b/>
                <w:color w:val="FFFFFF"/>
                <w:sz w:val="20"/>
                <w:szCs w:val="20"/>
              </w:rPr>
              <w:t xml:space="preserve">Étapes du projet </w:t>
            </w:r>
          </w:p>
        </w:tc>
        <w:tc>
          <w:tcPr>
            <w:tcW w:w="2388" w:type="dxa"/>
            <w:shd w:val="clear" w:color="auto" w:fill="172C4B"/>
          </w:tcPr>
          <w:p w14:paraId="698BB638" w14:textId="77777777" w:rsidR="00D77E30" w:rsidRDefault="009146EF">
            <w:pPr>
              <w:tabs>
                <w:tab w:val="left" w:pos="709"/>
              </w:tabs>
              <w:jc w:val="both"/>
              <w:rPr>
                <w:b/>
                <w:color w:val="FFFFFF"/>
                <w:sz w:val="20"/>
                <w:szCs w:val="20"/>
              </w:rPr>
            </w:pPr>
            <w:r>
              <w:rPr>
                <w:b/>
                <w:color w:val="FFFFFF"/>
                <w:sz w:val="20"/>
                <w:szCs w:val="20"/>
              </w:rPr>
              <w:t>Échéancier</w:t>
            </w:r>
          </w:p>
        </w:tc>
        <w:tc>
          <w:tcPr>
            <w:tcW w:w="1596" w:type="dxa"/>
            <w:shd w:val="clear" w:color="auto" w:fill="172C4B"/>
          </w:tcPr>
          <w:p w14:paraId="2FDA651A" w14:textId="77777777" w:rsidR="00D77E30" w:rsidRDefault="009146EF">
            <w:pPr>
              <w:tabs>
                <w:tab w:val="left" w:pos="709"/>
              </w:tabs>
              <w:jc w:val="both"/>
              <w:rPr>
                <w:b/>
                <w:color w:val="FFFFFF"/>
                <w:sz w:val="20"/>
                <w:szCs w:val="20"/>
              </w:rPr>
            </w:pPr>
            <w:r>
              <w:rPr>
                <w:b/>
                <w:color w:val="FFFFFF"/>
                <w:sz w:val="20"/>
                <w:szCs w:val="20"/>
              </w:rPr>
              <w:t>Responsable</w:t>
            </w:r>
          </w:p>
        </w:tc>
      </w:tr>
      <w:tr w:rsidR="00D77E30" w14:paraId="44B0EA62" w14:textId="77777777">
        <w:trPr>
          <w:trHeight w:val="260"/>
          <w:jc w:val="center"/>
        </w:trPr>
        <w:tc>
          <w:tcPr>
            <w:tcW w:w="5353" w:type="dxa"/>
          </w:tcPr>
          <w:p w14:paraId="1321D9C5" w14:textId="77777777" w:rsidR="00D77E30" w:rsidRDefault="009146EF">
            <w:pPr>
              <w:numPr>
                <w:ilvl w:val="0"/>
                <w:numId w:val="6"/>
              </w:numPr>
              <w:pBdr>
                <w:top w:val="nil"/>
                <w:left w:val="nil"/>
                <w:bottom w:val="nil"/>
                <w:right w:val="nil"/>
                <w:between w:val="nil"/>
              </w:pBdr>
              <w:ind w:left="720"/>
              <w:jc w:val="both"/>
              <w:rPr>
                <w:color w:val="000000"/>
                <w:sz w:val="20"/>
                <w:szCs w:val="20"/>
              </w:rPr>
            </w:pPr>
            <w:r>
              <w:rPr>
                <w:sz w:val="20"/>
                <w:szCs w:val="20"/>
              </w:rPr>
              <w:t>Identification et intégration du jeu de donnée initial dans le Catalogue et l’application Biodiversité</w:t>
            </w:r>
          </w:p>
        </w:tc>
        <w:tc>
          <w:tcPr>
            <w:tcW w:w="2388" w:type="dxa"/>
          </w:tcPr>
          <w:p w14:paraId="14AC08A6" w14:textId="77777777" w:rsidR="00D77E30" w:rsidRDefault="009146EF">
            <w:pPr>
              <w:tabs>
                <w:tab w:val="left" w:pos="709"/>
              </w:tabs>
              <w:jc w:val="both"/>
              <w:rPr>
                <w:sz w:val="20"/>
                <w:szCs w:val="20"/>
              </w:rPr>
            </w:pPr>
            <w:r>
              <w:rPr>
                <w:sz w:val="20"/>
                <w:szCs w:val="20"/>
              </w:rPr>
              <w:t>2 semaines</w:t>
            </w:r>
          </w:p>
        </w:tc>
        <w:tc>
          <w:tcPr>
            <w:tcW w:w="1596" w:type="dxa"/>
          </w:tcPr>
          <w:p w14:paraId="26D496FB" w14:textId="77777777" w:rsidR="00D77E30" w:rsidRDefault="009146EF">
            <w:pPr>
              <w:tabs>
                <w:tab w:val="left" w:pos="709"/>
              </w:tabs>
              <w:jc w:val="both"/>
              <w:rPr>
                <w:sz w:val="20"/>
                <w:szCs w:val="20"/>
              </w:rPr>
            </w:pPr>
            <w:r>
              <w:rPr>
                <w:sz w:val="20"/>
                <w:szCs w:val="20"/>
              </w:rPr>
              <w:t>MPO-OGSL</w:t>
            </w:r>
          </w:p>
        </w:tc>
      </w:tr>
      <w:tr w:rsidR="00D77E30" w14:paraId="6DEA4C32" w14:textId="77777777">
        <w:trPr>
          <w:jc w:val="center"/>
        </w:trPr>
        <w:tc>
          <w:tcPr>
            <w:tcW w:w="5353" w:type="dxa"/>
          </w:tcPr>
          <w:p w14:paraId="521C8B37" w14:textId="77777777" w:rsidR="00D77E30" w:rsidRDefault="009146EF">
            <w:pPr>
              <w:numPr>
                <w:ilvl w:val="0"/>
                <w:numId w:val="6"/>
              </w:numPr>
              <w:pBdr>
                <w:top w:val="nil"/>
                <w:left w:val="nil"/>
                <w:bottom w:val="nil"/>
                <w:right w:val="nil"/>
                <w:between w:val="nil"/>
              </w:pBdr>
              <w:ind w:left="720"/>
              <w:jc w:val="both"/>
              <w:rPr>
                <w:color w:val="000000"/>
                <w:sz w:val="20"/>
                <w:szCs w:val="20"/>
              </w:rPr>
            </w:pPr>
            <w:r>
              <w:rPr>
                <w:sz w:val="20"/>
                <w:szCs w:val="20"/>
              </w:rPr>
              <w:t>Intégration des jeux de données supplémentaires (avec un format consistant)</w:t>
            </w:r>
          </w:p>
        </w:tc>
        <w:tc>
          <w:tcPr>
            <w:tcW w:w="2388" w:type="dxa"/>
          </w:tcPr>
          <w:p w14:paraId="2C15A01D" w14:textId="77777777" w:rsidR="00D77E30" w:rsidRDefault="009146EF">
            <w:pPr>
              <w:tabs>
                <w:tab w:val="left" w:pos="709"/>
              </w:tabs>
              <w:jc w:val="both"/>
              <w:rPr>
                <w:sz w:val="20"/>
                <w:szCs w:val="20"/>
              </w:rPr>
            </w:pPr>
            <w:r>
              <w:rPr>
                <w:sz w:val="20"/>
                <w:szCs w:val="20"/>
              </w:rPr>
              <w:t>1 heure chaque</w:t>
            </w:r>
          </w:p>
        </w:tc>
        <w:tc>
          <w:tcPr>
            <w:tcW w:w="1596" w:type="dxa"/>
          </w:tcPr>
          <w:p w14:paraId="54AC37EC" w14:textId="77777777" w:rsidR="00D77E30" w:rsidRDefault="009146EF">
            <w:pPr>
              <w:tabs>
                <w:tab w:val="left" w:pos="709"/>
              </w:tabs>
              <w:jc w:val="both"/>
              <w:rPr>
                <w:sz w:val="20"/>
                <w:szCs w:val="20"/>
              </w:rPr>
            </w:pPr>
            <w:r>
              <w:rPr>
                <w:sz w:val="20"/>
                <w:szCs w:val="20"/>
              </w:rPr>
              <w:t>OGSL</w:t>
            </w:r>
          </w:p>
        </w:tc>
      </w:tr>
      <w:tr w:rsidR="00D77E30" w14:paraId="55A0760E" w14:textId="77777777">
        <w:trPr>
          <w:jc w:val="center"/>
        </w:trPr>
        <w:tc>
          <w:tcPr>
            <w:tcW w:w="5353" w:type="dxa"/>
          </w:tcPr>
          <w:p w14:paraId="507A16D8" w14:textId="77777777" w:rsidR="00D77E30" w:rsidRDefault="009146EF">
            <w:pPr>
              <w:numPr>
                <w:ilvl w:val="0"/>
                <w:numId w:val="6"/>
              </w:numPr>
              <w:ind w:left="720"/>
              <w:jc w:val="both"/>
              <w:rPr>
                <w:sz w:val="20"/>
                <w:szCs w:val="20"/>
              </w:rPr>
            </w:pPr>
            <w:r>
              <w:rPr>
                <w:sz w:val="20"/>
                <w:szCs w:val="20"/>
              </w:rPr>
              <w:t>Validation de l’intégration en test</w:t>
            </w:r>
          </w:p>
        </w:tc>
        <w:tc>
          <w:tcPr>
            <w:tcW w:w="2388" w:type="dxa"/>
          </w:tcPr>
          <w:p w14:paraId="76CB3FE5" w14:textId="77777777" w:rsidR="00D77E30" w:rsidRDefault="009146EF">
            <w:pPr>
              <w:tabs>
                <w:tab w:val="left" w:pos="709"/>
              </w:tabs>
              <w:jc w:val="both"/>
              <w:rPr>
                <w:sz w:val="20"/>
                <w:szCs w:val="20"/>
              </w:rPr>
            </w:pPr>
            <w:r>
              <w:rPr>
                <w:sz w:val="20"/>
                <w:szCs w:val="20"/>
              </w:rPr>
              <w:t>1 jour</w:t>
            </w:r>
          </w:p>
        </w:tc>
        <w:tc>
          <w:tcPr>
            <w:tcW w:w="1596" w:type="dxa"/>
          </w:tcPr>
          <w:p w14:paraId="6E5F35D1" w14:textId="77777777" w:rsidR="00D77E30" w:rsidRDefault="009146EF">
            <w:pPr>
              <w:tabs>
                <w:tab w:val="left" w:pos="709"/>
              </w:tabs>
              <w:jc w:val="both"/>
              <w:rPr>
                <w:sz w:val="20"/>
                <w:szCs w:val="20"/>
              </w:rPr>
            </w:pPr>
            <w:r>
              <w:rPr>
                <w:sz w:val="20"/>
                <w:szCs w:val="20"/>
              </w:rPr>
              <w:t>MPO-OGSL</w:t>
            </w:r>
          </w:p>
        </w:tc>
      </w:tr>
      <w:tr w:rsidR="00D77E30" w14:paraId="27C498AC" w14:textId="77777777">
        <w:trPr>
          <w:jc w:val="center"/>
        </w:trPr>
        <w:tc>
          <w:tcPr>
            <w:tcW w:w="5353" w:type="dxa"/>
          </w:tcPr>
          <w:p w14:paraId="07DDDCEB" w14:textId="77777777" w:rsidR="00D77E30" w:rsidRDefault="009146EF">
            <w:pPr>
              <w:numPr>
                <w:ilvl w:val="0"/>
                <w:numId w:val="6"/>
              </w:numPr>
              <w:ind w:left="720"/>
              <w:jc w:val="both"/>
              <w:rPr>
                <w:sz w:val="20"/>
                <w:szCs w:val="20"/>
              </w:rPr>
            </w:pPr>
            <w:r>
              <w:rPr>
                <w:sz w:val="20"/>
                <w:szCs w:val="20"/>
              </w:rPr>
              <w:t>Mise en ligne publique et communication des résultats</w:t>
            </w:r>
          </w:p>
        </w:tc>
        <w:tc>
          <w:tcPr>
            <w:tcW w:w="2388" w:type="dxa"/>
          </w:tcPr>
          <w:p w14:paraId="6570D113" w14:textId="77777777" w:rsidR="00D77E30" w:rsidRDefault="009146EF">
            <w:pPr>
              <w:tabs>
                <w:tab w:val="left" w:pos="709"/>
              </w:tabs>
              <w:jc w:val="both"/>
              <w:rPr>
                <w:sz w:val="20"/>
                <w:szCs w:val="20"/>
              </w:rPr>
            </w:pPr>
            <w:r>
              <w:rPr>
                <w:sz w:val="20"/>
                <w:szCs w:val="20"/>
              </w:rPr>
              <w:t>2 jours</w:t>
            </w:r>
          </w:p>
        </w:tc>
        <w:tc>
          <w:tcPr>
            <w:tcW w:w="1596" w:type="dxa"/>
          </w:tcPr>
          <w:p w14:paraId="3411BE77" w14:textId="77777777" w:rsidR="00D77E30" w:rsidRDefault="009146EF">
            <w:pPr>
              <w:tabs>
                <w:tab w:val="left" w:pos="709"/>
              </w:tabs>
              <w:jc w:val="both"/>
              <w:rPr>
                <w:sz w:val="20"/>
                <w:szCs w:val="20"/>
              </w:rPr>
            </w:pPr>
            <w:r>
              <w:rPr>
                <w:sz w:val="20"/>
                <w:szCs w:val="20"/>
              </w:rPr>
              <w:t>OGSL</w:t>
            </w:r>
          </w:p>
        </w:tc>
      </w:tr>
    </w:tbl>
    <w:p w14:paraId="3C21D63A" w14:textId="77777777" w:rsidR="00D77E30" w:rsidRDefault="00D77E30">
      <w:pPr>
        <w:jc w:val="both"/>
      </w:pPr>
    </w:p>
    <w:p w14:paraId="79243D71" w14:textId="77777777" w:rsidR="00D77E30" w:rsidRDefault="00D77E30">
      <w:pPr>
        <w:jc w:val="both"/>
      </w:pPr>
    </w:p>
    <w:p w14:paraId="7E56181A" w14:textId="77777777" w:rsidR="00D77E30" w:rsidRDefault="009146EF">
      <w:pPr>
        <w:pStyle w:val="Heading2"/>
        <w:numPr>
          <w:ilvl w:val="0"/>
          <w:numId w:val="10"/>
        </w:numPr>
        <w:pBdr>
          <w:bottom w:val="single" w:sz="4" w:space="1" w:color="000000"/>
        </w:pBdr>
      </w:pPr>
      <w:r>
        <w:t>Modalités financières</w:t>
      </w:r>
    </w:p>
    <w:p w14:paraId="47E7879E" w14:textId="77777777" w:rsidR="00D77E30" w:rsidRDefault="009146EF">
      <w:pPr>
        <w:jc w:val="both"/>
      </w:pPr>
      <w:r>
        <w:t>Les frais d’intégration de données, tels que décrits dans le document présent, sont couverts par les frais d’adhésion annuels de Pêches et Océans Canada à l’OGSL.</w:t>
      </w:r>
    </w:p>
    <w:p w14:paraId="184AA113" w14:textId="77777777" w:rsidR="00D77E30" w:rsidRDefault="00D77E30">
      <w:pPr>
        <w:jc w:val="both"/>
        <w:rPr>
          <w:highlight w:val="yellow"/>
        </w:rPr>
      </w:pPr>
    </w:p>
    <w:p w14:paraId="0212263B" w14:textId="77777777" w:rsidR="00D77E30" w:rsidRDefault="009146EF">
      <w:pPr>
        <w:pStyle w:val="Heading2"/>
        <w:numPr>
          <w:ilvl w:val="0"/>
          <w:numId w:val="10"/>
        </w:numPr>
        <w:pBdr>
          <w:bottom w:val="single" w:sz="4" w:space="1" w:color="000000"/>
        </w:pBdr>
      </w:pPr>
      <w:r>
        <w:t>Organisation du projet</w:t>
      </w:r>
    </w:p>
    <w:p w14:paraId="0D514E20" w14:textId="77777777" w:rsidR="00D77E30" w:rsidRDefault="009146EF">
      <w:pPr>
        <w:pStyle w:val="Heading3"/>
        <w:numPr>
          <w:ilvl w:val="0"/>
          <w:numId w:val="5"/>
        </w:numPr>
      </w:pPr>
      <w:r>
        <w:t>Rôles et responsabilités de l’organisme demandeur</w:t>
      </w:r>
    </w:p>
    <w:p w14:paraId="032EC6F2" w14:textId="77777777" w:rsidR="00D77E30" w:rsidRDefault="009146EF">
      <w:pPr>
        <w:numPr>
          <w:ilvl w:val="0"/>
          <w:numId w:val="7"/>
        </w:numPr>
        <w:pBdr>
          <w:top w:val="nil"/>
          <w:left w:val="nil"/>
          <w:bottom w:val="nil"/>
          <w:right w:val="nil"/>
          <w:between w:val="nil"/>
        </w:pBdr>
        <w:jc w:val="both"/>
      </w:pPr>
      <w:r>
        <w:t xml:space="preserve">Fournir les données dans un format adéquat </w:t>
      </w:r>
    </w:p>
    <w:p w14:paraId="3492E78E" w14:textId="77777777" w:rsidR="00D77E30" w:rsidRDefault="009146EF">
      <w:pPr>
        <w:numPr>
          <w:ilvl w:val="0"/>
          <w:numId w:val="7"/>
        </w:numPr>
        <w:pBdr>
          <w:top w:val="nil"/>
          <w:left w:val="nil"/>
          <w:bottom w:val="nil"/>
          <w:right w:val="nil"/>
          <w:between w:val="nil"/>
        </w:pBdr>
        <w:jc w:val="both"/>
      </w:pPr>
      <w:r>
        <w:t xml:space="preserve">Fournir les données selon les échéances établies </w:t>
      </w:r>
    </w:p>
    <w:p w14:paraId="02C9FF46" w14:textId="77777777" w:rsidR="00D77E30" w:rsidRDefault="009146EF">
      <w:pPr>
        <w:numPr>
          <w:ilvl w:val="0"/>
          <w:numId w:val="7"/>
        </w:numPr>
        <w:pBdr>
          <w:top w:val="nil"/>
          <w:left w:val="nil"/>
          <w:bottom w:val="nil"/>
          <w:right w:val="nil"/>
          <w:between w:val="nil"/>
        </w:pBdr>
        <w:jc w:val="both"/>
      </w:pPr>
      <w:r>
        <w:t>Fournir la documentation (métadonnées, contexte descriptif) nécessaire</w:t>
      </w:r>
    </w:p>
    <w:p w14:paraId="1A52C4FF" w14:textId="77777777" w:rsidR="00D77E30" w:rsidRDefault="009146EF">
      <w:pPr>
        <w:pStyle w:val="Heading3"/>
        <w:numPr>
          <w:ilvl w:val="0"/>
          <w:numId w:val="5"/>
        </w:numPr>
      </w:pPr>
      <w:r>
        <w:t>Rôles et responsabilités de l’OGSL</w:t>
      </w:r>
    </w:p>
    <w:p w14:paraId="745C36B0" w14:textId="77777777" w:rsidR="00D77E30" w:rsidRDefault="009146EF">
      <w:pPr>
        <w:numPr>
          <w:ilvl w:val="0"/>
          <w:numId w:val="7"/>
        </w:numPr>
        <w:pBdr>
          <w:top w:val="nil"/>
          <w:left w:val="nil"/>
          <w:bottom w:val="nil"/>
          <w:right w:val="nil"/>
          <w:between w:val="nil"/>
        </w:pBdr>
        <w:jc w:val="both"/>
      </w:pPr>
      <w:r>
        <w:t xml:space="preserve">Intégration des données </w:t>
      </w:r>
    </w:p>
    <w:p w14:paraId="10AAFCCB" w14:textId="77777777" w:rsidR="00D77E30" w:rsidRDefault="009146EF">
      <w:pPr>
        <w:pStyle w:val="Heading3"/>
        <w:numPr>
          <w:ilvl w:val="0"/>
          <w:numId w:val="5"/>
        </w:numPr>
      </w:pPr>
      <w:r>
        <w:lastRenderedPageBreak/>
        <w:t>Identification et affectation des ressources</w:t>
      </w:r>
    </w:p>
    <w:tbl>
      <w:tblPr>
        <w:tblStyle w:val="a1"/>
        <w:tblW w:w="9320" w:type="dxa"/>
        <w:jc w:val="center"/>
        <w:tblLayout w:type="fixed"/>
        <w:tblLook w:val="0000" w:firstRow="0" w:lastRow="0" w:firstColumn="0" w:lastColumn="0" w:noHBand="0" w:noVBand="0"/>
      </w:tblPr>
      <w:tblGrid>
        <w:gridCol w:w="2740"/>
        <w:gridCol w:w="3942"/>
        <w:gridCol w:w="2638"/>
      </w:tblGrid>
      <w:tr w:rsidR="00D77E30" w14:paraId="4AAB71A6" w14:textId="77777777">
        <w:trPr>
          <w:trHeight w:val="300"/>
          <w:jc w:val="center"/>
        </w:trPr>
        <w:tc>
          <w:tcPr>
            <w:tcW w:w="2740" w:type="dxa"/>
            <w:tcBorders>
              <w:top w:val="single" w:sz="8" w:space="0" w:color="000000"/>
              <w:left w:val="single" w:sz="8" w:space="0" w:color="000000"/>
              <w:bottom w:val="single" w:sz="6" w:space="0" w:color="000000"/>
              <w:right w:val="single" w:sz="4" w:space="0" w:color="000000"/>
            </w:tcBorders>
            <w:shd w:val="clear" w:color="auto" w:fill="9FB9E1"/>
            <w:vAlign w:val="center"/>
          </w:tcPr>
          <w:p w14:paraId="0AB0BF28" w14:textId="77777777" w:rsidR="00D77E30" w:rsidRDefault="009146EF">
            <w:pPr>
              <w:jc w:val="center"/>
              <w:rPr>
                <w:b/>
                <w:sz w:val="20"/>
                <w:szCs w:val="20"/>
              </w:rPr>
            </w:pPr>
            <w:r>
              <w:rPr>
                <w:b/>
                <w:sz w:val="20"/>
                <w:szCs w:val="20"/>
              </w:rPr>
              <w:t>Contact</w:t>
            </w:r>
          </w:p>
        </w:tc>
        <w:tc>
          <w:tcPr>
            <w:tcW w:w="3942" w:type="dxa"/>
            <w:tcBorders>
              <w:top w:val="single" w:sz="8" w:space="0" w:color="000000"/>
              <w:left w:val="nil"/>
              <w:bottom w:val="single" w:sz="6" w:space="0" w:color="000000"/>
              <w:right w:val="single" w:sz="4" w:space="0" w:color="000000"/>
            </w:tcBorders>
            <w:shd w:val="clear" w:color="auto" w:fill="9FB9E1"/>
            <w:vAlign w:val="center"/>
          </w:tcPr>
          <w:p w14:paraId="39A218FB" w14:textId="77777777" w:rsidR="00D77E30" w:rsidRDefault="009146EF">
            <w:pPr>
              <w:jc w:val="center"/>
              <w:rPr>
                <w:b/>
                <w:sz w:val="20"/>
                <w:szCs w:val="20"/>
              </w:rPr>
            </w:pPr>
            <w:r>
              <w:rPr>
                <w:b/>
                <w:sz w:val="20"/>
                <w:szCs w:val="20"/>
              </w:rPr>
              <w:t>Responsabilités</w:t>
            </w:r>
          </w:p>
        </w:tc>
        <w:tc>
          <w:tcPr>
            <w:tcW w:w="2638" w:type="dxa"/>
            <w:tcBorders>
              <w:top w:val="single" w:sz="8" w:space="0" w:color="000000"/>
              <w:left w:val="nil"/>
              <w:bottom w:val="single" w:sz="6" w:space="0" w:color="000000"/>
              <w:right w:val="single" w:sz="8" w:space="0" w:color="000000"/>
            </w:tcBorders>
            <w:shd w:val="clear" w:color="auto" w:fill="9FB9E1"/>
          </w:tcPr>
          <w:p w14:paraId="1AA5188C" w14:textId="77777777" w:rsidR="00D77E30" w:rsidRDefault="009146EF">
            <w:pPr>
              <w:jc w:val="center"/>
              <w:rPr>
                <w:b/>
                <w:sz w:val="20"/>
                <w:szCs w:val="20"/>
              </w:rPr>
            </w:pPr>
            <w:r>
              <w:rPr>
                <w:b/>
                <w:sz w:val="20"/>
                <w:szCs w:val="20"/>
              </w:rPr>
              <w:t>Organisme</w:t>
            </w:r>
          </w:p>
        </w:tc>
      </w:tr>
      <w:tr w:rsidR="00D77E30" w14:paraId="14A7D9E4" w14:textId="77777777">
        <w:trPr>
          <w:trHeight w:val="300"/>
          <w:jc w:val="center"/>
        </w:trPr>
        <w:tc>
          <w:tcPr>
            <w:tcW w:w="9320" w:type="dxa"/>
            <w:gridSpan w:val="3"/>
            <w:tcBorders>
              <w:top w:val="single" w:sz="8" w:space="0" w:color="000000"/>
              <w:left w:val="single" w:sz="8" w:space="0" w:color="000000"/>
              <w:bottom w:val="single" w:sz="6" w:space="0" w:color="000000"/>
              <w:right w:val="single" w:sz="8" w:space="0" w:color="000000"/>
            </w:tcBorders>
            <w:shd w:val="clear" w:color="auto" w:fill="172C4B"/>
          </w:tcPr>
          <w:p w14:paraId="2E33CF63" w14:textId="77777777" w:rsidR="00D77E30" w:rsidRDefault="009146EF">
            <w:pPr>
              <w:jc w:val="center"/>
              <w:rPr>
                <w:b/>
                <w:color w:val="FFFFFF"/>
                <w:sz w:val="20"/>
                <w:szCs w:val="20"/>
              </w:rPr>
            </w:pPr>
            <w:r>
              <w:rPr>
                <w:b/>
                <w:color w:val="FFFFFF"/>
                <w:sz w:val="20"/>
                <w:szCs w:val="20"/>
              </w:rPr>
              <w:t>Équipe de l’organisme demandeur</w:t>
            </w:r>
          </w:p>
        </w:tc>
      </w:tr>
      <w:tr w:rsidR="00D77E30" w14:paraId="05A13E0C" w14:textId="77777777">
        <w:trPr>
          <w:trHeight w:val="300"/>
          <w:jc w:val="center"/>
        </w:trPr>
        <w:tc>
          <w:tcPr>
            <w:tcW w:w="2740" w:type="dxa"/>
            <w:tcBorders>
              <w:top w:val="nil"/>
              <w:left w:val="single" w:sz="8" w:space="0" w:color="000000"/>
              <w:bottom w:val="single" w:sz="4" w:space="0" w:color="000000"/>
              <w:right w:val="single" w:sz="4" w:space="0" w:color="000000"/>
            </w:tcBorders>
          </w:tcPr>
          <w:p w14:paraId="065EB9E7" w14:textId="77777777" w:rsidR="00D77E30" w:rsidRPr="002823F5" w:rsidRDefault="009146EF">
            <w:pPr>
              <w:jc w:val="both"/>
              <w:rPr>
                <w:sz w:val="20"/>
                <w:szCs w:val="20"/>
                <w:highlight w:val="yellow"/>
              </w:rPr>
            </w:pPr>
            <w:r w:rsidRPr="002823F5">
              <w:rPr>
                <w:sz w:val="20"/>
                <w:szCs w:val="20"/>
                <w:highlight w:val="yellow"/>
              </w:rPr>
              <w:t>David Fishman</w:t>
            </w:r>
          </w:p>
        </w:tc>
        <w:tc>
          <w:tcPr>
            <w:tcW w:w="3942" w:type="dxa"/>
            <w:tcBorders>
              <w:top w:val="nil"/>
              <w:left w:val="nil"/>
              <w:bottom w:val="single" w:sz="4" w:space="0" w:color="000000"/>
              <w:right w:val="single" w:sz="4" w:space="0" w:color="000000"/>
            </w:tcBorders>
          </w:tcPr>
          <w:p w14:paraId="7B0E7DA0" w14:textId="77777777" w:rsidR="00D77E30" w:rsidRPr="002823F5" w:rsidRDefault="00D77E30">
            <w:pPr>
              <w:rPr>
                <w:sz w:val="20"/>
                <w:szCs w:val="20"/>
                <w:highlight w:val="yellow"/>
              </w:rPr>
            </w:pPr>
          </w:p>
        </w:tc>
        <w:tc>
          <w:tcPr>
            <w:tcW w:w="2638" w:type="dxa"/>
            <w:tcBorders>
              <w:top w:val="nil"/>
              <w:left w:val="nil"/>
              <w:bottom w:val="single" w:sz="4" w:space="0" w:color="000000"/>
              <w:right w:val="single" w:sz="8" w:space="0" w:color="000000"/>
            </w:tcBorders>
          </w:tcPr>
          <w:p w14:paraId="75F6517E" w14:textId="77777777" w:rsidR="00D77E30" w:rsidRPr="002823F5" w:rsidRDefault="009146EF">
            <w:pPr>
              <w:jc w:val="center"/>
              <w:rPr>
                <w:sz w:val="20"/>
                <w:szCs w:val="20"/>
                <w:highlight w:val="yellow"/>
              </w:rPr>
            </w:pPr>
            <w:r w:rsidRPr="002823F5">
              <w:rPr>
                <w:sz w:val="20"/>
                <w:szCs w:val="20"/>
                <w:highlight w:val="yellow"/>
              </w:rPr>
              <w:t>MPO Golfe</w:t>
            </w:r>
          </w:p>
        </w:tc>
      </w:tr>
      <w:tr w:rsidR="00D77E30" w14:paraId="155A8D9D" w14:textId="77777777">
        <w:trPr>
          <w:trHeight w:val="300"/>
          <w:jc w:val="center"/>
        </w:trPr>
        <w:tc>
          <w:tcPr>
            <w:tcW w:w="2740" w:type="dxa"/>
            <w:tcBorders>
              <w:top w:val="nil"/>
              <w:left w:val="single" w:sz="8" w:space="0" w:color="000000"/>
              <w:bottom w:val="single" w:sz="4" w:space="0" w:color="000000"/>
              <w:right w:val="single" w:sz="4" w:space="0" w:color="000000"/>
            </w:tcBorders>
          </w:tcPr>
          <w:p w14:paraId="15D5FBCC" w14:textId="77777777" w:rsidR="00D77E30" w:rsidRPr="002823F5" w:rsidRDefault="009146EF">
            <w:pPr>
              <w:jc w:val="both"/>
              <w:rPr>
                <w:sz w:val="20"/>
                <w:szCs w:val="20"/>
                <w:highlight w:val="yellow"/>
              </w:rPr>
            </w:pPr>
            <w:r w:rsidRPr="002823F5">
              <w:rPr>
                <w:sz w:val="20"/>
                <w:szCs w:val="20"/>
                <w:highlight w:val="yellow"/>
              </w:rPr>
              <w:t>Pablo Vergara</w:t>
            </w:r>
          </w:p>
        </w:tc>
        <w:tc>
          <w:tcPr>
            <w:tcW w:w="3942" w:type="dxa"/>
            <w:tcBorders>
              <w:top w:val="nil"/>
              <w:left w:val="nil"/>
              <w:bottom w:val="single" w:sz="4" w:space="0" w:color="000000"/>
              <w:right w:val="single" w:sz="4" w:space="0" w:color="000000"/>
            </w:tcBorders>
          </w:tcPr>
          <w:p w14:paraId="4D2985BE" w14:textId="77777777" w:rsidR="00D77E30" w:rsidRPr="002823F5" w:rsidRDefault="00D77E30">
            <w:pPr>
              <w:rPr>
                <w:sz w:val="20"/>
                <w:szCs w:val="20"/>
                <w:highlight w:val="yellow"/>
              </w:rPr>
            </w:pPr>
          </w:p>
        </w:tc>
        <w:tc>
          <w:tcPr>
            <w:tcW w:w="2638" w:type="dxa"/>
            <w:tcBorders>
              <w:top w:val="nil"/>
              <w:left w:val="nil"/>
              <w:bottom w:val="single" w:sz="4" w:space="0" w:color="000000"/>
              <w:right w:val="single" w:sz="8" w:space="0" w:color="000000"/>
            </w:tcBorders>
          </w:tcPr>
          <w:p w14:paraId="4CFCB28C" w14:textId="77777777" w:rsidR="00D77E30" w:rsidRPr="002823F5" w:rsidRDefault="009146EF">
            <w:pPr>
              <w:jc w:val="center"/>
              <w:rPr>
                <w:sz w:val="20"/>
                <w:szCs w:val="20"/>
                <w:highlight w:val="yellow"/>
              </w:rPr>
            </w:pPr>
            <w:r w:rsidRPr="002823F5">
              <w:rPr>
                <w:sz w:val="20"/>
                <w:szCs w:val="20"/>
                <w:highlight w:val="yellow"/>
              </w:rPr>
              <w:t>MPO Golfe</w:t>
            </w:r>
          </w:p>
        </w:tc>
      </w:tr>
      <w:tr w:rsidR="00D77E30" w14:paraId="17172E44" w14:textId="77777777">
        <w:trPr>
          <w:trHeight w:val="300"/>
          <w:jc w:val="center"/>
        </w:trPr>
        <w:tc>
          <w:tcPr>
            <w:tcW w:w="2740" w:type="dxa"/>
            <w:tcBorders>
              <w:top w:val="nil"/>
              <w:left w:val="single" w:sz="8" w:space="0" w:color="000000"/>
              <w:bottom w:val="single" w:sz="4" w:space="0" w:color="000000"/>
              <w:right w:val="single" w:sz="4" w:space="0" w:color="000000"/>
            </w:tcBorders>
          </w:tcPr>
          <w:p w14:paraId="4DF770F6" w14:textId="77777777" w:rsidR="00D77E30" w:rsidRPr="002823F5" w:rsidRDefault="00D77E30">
            <w:pPr>
              <w:jc w:val="both"/>
              <w:rPr>
                <w:sz w:val="20"/>
                <w:szCs w:val="20"/>
                <w:highlight w:val="yellow"/>
              </w:rPr>
            </w:pPr>
          </w:p>
        </w:tc>
        <w:tc>
          <w:tcPr>
            <w:tcW w:w="3942" w:type="dxa"/>
            <w:tcBorders>
              <w:top w:val="nil"/>
              <w:left w:val="nil"/>
              <w:bottom w:val="single" w:sz="4" w:space="0" w:color="000000"/>
              <w:right w:val="single" w:sz="4" w:space="0" w:color="000000"/>
            </w:tcBorders>
          </w:tcPr>
          <w:p w14:paraId="28B57EA9" w14:textId="77777777" w:rsidR="00D77E30" w:rsidRPr="002823F5" w:rsidRDefault="00D77E30">
            <w:pPr>
              <w:rPr>
                <w:sz w:val="20"/>
                <w:szCs w:val="20"/>
                <w:highlight w:val="yellow"/>
              </w:rPr>
            </w:pPr>
          </w:p>
        </w:tc>
        <w:tc>
          <w:tcPr>
            <w:tcW w:w="2638" w:type="dxa"/>
            <w:tcBorders>
              <w:top w:val="nil"/>
              <w:left w:val="nil"/>
              <w:bottom w:val="single" w:sz="4" w:space="0" w:color="000000"/>
              <w:right w:val="single" w:sz="8" w:space="0" w:color="000000"/>
            </w:tcBorders>
          </w:tcPr>
          <w:p w14:paraId="55C8E572" w14:textId="77777777" w:rsidR="00D77E30" w:rsidRPr="002823F5" w:rsidRDefault="00D77E30">
            <w:pPr>
              <w:jc w:val="center"/>
              <w:rPr>
                <w:sz w:val="20"/>
                <w:szCs w:val="20"/>
                <w:highlight w:val="yellow"/>
              </w:rPr>
            </w:pPr>
          </w:p>
        </w:tc>
      </w:tr>
      <w:tr w:rsidR="00D77E30" w14:paraId="6CBB3676" w14:textId="77777777">
        <w:trPr>
          <w:trHeight w:val="260"/>
          <w:jc w:val="center"/>
        </w:trPr>
        <w:tc>
          <w:tcPr>
            <w:tcW w:w="9320" w:type="dxa"/>
            <w:gridSpan w:val="3"/>
            <w:tcBorders>
              <w:top w:val="nil"/>
              <w:left w:val="single" w:sz="8" w:space="0" w:color="000000"/>
              <w:bottom w:val="single" w:sz="4" w:space="0" w:color="000000"/>
              <w:right w:val="single" w:sz="8" w:space="0" w:color="000000"/>
            </w:tcBorders>
            <w:shd w:val="clear" w:color="auto" w:fill="172C4B"/>
          </w:tcPr>
          <w:p w14:paraId="6F56B719" w14:textId="77777777" w:rsidR="00D77E30" w:rsidRDefault="009146EF">
            <w:pPr>
              <w:jc w:val="center"/>
              <w:rPr>
                <w:b/>
                <w:color w:val="FFFFFF"/>
                <w:sz w:val="20"/>
                <w:szCs w:val="20"/>
              </w:rPr>
            </w:pPr>
            <w:r>
              <w:rPr>
                <w:b/>
                <w:color w:val="FFFFFF"/>
                <w:sz w:val="20"/>
                <w:szCs w:val="20"/>
              </w:rPr>
              <w:t>Équipe de l’OGSL</w:t>
            </w:r>
          </w:p>
        </w:tc>
      </w:tr>
      <w:tr w:rsidR="00D77E30" w14:paraId="1B7DC55F" w14:textId="77777777">
        <w:trPr>
          <w:trHeight w:val="260"/>
          <w:jc w:val="center"/>
        </w:trPr>
        <w:tc>
          <w:tcPr>
            <w:tcW w:w="2740" w:type="dxa"/>
            <w:tcBorders>
              <w:top w:val="nil"/>
              <w:left w:val="single" w:sz="8" w:space="0" w:color="000000"/>
              <w:bottom w:val="single" w:sz="4" w:space="0" w:color="000000"/>
              <w:right w:val="single" w:sz="4" w:space="0" w:color="000000"/>
            </w:tcBorders>
          </w:tcPr>
          <w:p w14:paraId="65253AC9" w14:textId="77777777" w:rsidR="00D77E30" w:rsidRDefault="009146EF">
            <w:pPr>
              <w:jc w:val="both"/>
              <w:rPr>
                <w:sz w:val="20"/>
                <w:szCs w:val="20"/>
              </w:rPr>
            </w:pPr>
            <w:r>
              <w:rPr>
                <w:sz w:val="20"/>
                <w:szCs w:val="20"/>
              </w:rPr>
              <w:t>Andréane Bastien</w:t>
            </w:r>
          </w:p>
        </w:tc>
        <w:tc>
          <w:tcPr>
            <w:tcW w:w="3942" w:type="dxa"/>
            <w:tcBorders>
              <w:top w:val="nil"/>
              <w:left w:val="nil"/>
              <w:bottom w:val="single" w:sz="4" w:space="0" w:color="000000"/>
              <w:right w:val="single" w:sz="4" w:space="0" w:color="000000"/>
            </w:tcBorders>
          </w:tcPr>
          <w:p w14:paraId="604D1CD7" w14:textId="77777777" w:rsidR="00D77E30" w:rsidRDefault="009146EF">
            <w:pPr>
              <w:jc w:val="both"/>
              <w:rPr>
                <w:sz w:val="20"/>
                <w:szCs w:val="20"/>
              </w:rPr>
            </w:pPr>
            <w:r>
              <w:rPr>
                <w:sz w:val="20"/>
                <w:szCs w:val="20"/>
              </w:rPr>
              <w:t>Directrice générale</w:t>
            </w:r>
          </w:p>
        </w:tc>
        <w:tc>
          <w:tcPr>
            <w:tcW w:w="2638" w:type="dxa"/>
            <w:tcBorders>
              <w:top w:val="nil"/>
              <w:left w:val="nil"/>
              <w:bottom w:val="single" w:sz="4" w:space="0" w:color="000000"/>
              <w:right w:val="single" w:sz="8" w:space="0" w:color="000000"/>
            </w:tcBorders>
          </w:tcPr>
          <w:p w14:paraId="09584C8F" w14:textId="77777777" w:rsidR="00D77E30" w:rsidRDefault="009146EF">
            <w:pPr>
              <w:jc w:val="center"/>
              <w:rPr>
                <w:sz w:val="20"/>
                <w:szCs w:val="20"/>
              </w:rPr>
            </w:pPr>
            <w:r>
              <w:rPr>
                <w:sz w:val="20"/>
                <w:szCs w:val="20"/>
              </w:rPr>
              <w:t>OGSL</w:t>
            </w:r>
          </w:p>
        </w:tc>
      </w:tr>
      <w:tr w:rsidR="00D77E30" w14:paraId="03EBFCCE" w14:textId="77777777">
        <w:trPr>
          <w:trHeight w:val="260"/>
          <w:jc w:val="center"/>
        </w:trPr>
        <w:tc>
          <w:tcPr>
            <w:tcW w:w="2740" w:type="dxa"/>
            <w:tcBorders>
              <w:top w:val="nil"/>
              <w:left w:val="single" w:sz="8" w:space="0" w:color="000000"/>
              <w:bottom w:val="single" w:sz="4" w:space="0" w:color="000000"/>
              <w:right w:val="single" w:sz="4" w:space="0" w:color="000000"/>
            </w:tcBorders>
          </w:tcPr>
          <w:p w14:paraId="43098290" w14:textId="77777777" w:rsidR="00D77E30" w:rsidRDefault="009146EF">
            <w:pPr>
              <w:jc w:val="both"/>
              <w:rPr>
                <w:sz w:val="20"/>
                <w:szCs w:val="20"/>
              </w:rPr>
            </w:pPr>
            <w:r>
              <w:rPr>
                <w:sz w:val="20"/>
                <w:szCs w:val="20"/>
              </w:rPr>
              <w:t>Anne-Sophie Ste-Marie</w:t>
            </w:r>
          </w:p>
        </w:tc>
        <w:tc>
          <w:tcPr>
            <w:tcW w:w="3942" w:type="dxa"/>
            <w:tcBorders>
              <w:top w:val="nil"/>
              <w:left w:val="nil"/>
              <w:bottom w:val="single" w:sz="4" w:space="0" w:color="000000"/>
              <w:right w:val="single" w:sz="4" w:space="0" w:color="000000"/>
            </w:tcBorders>
          </w:tcPr>
          <w:p w14:paraId="5EE298DD" w14:textId="77777777" w:rsidR="00D77E30" w:rsidRDefault="009146EF">
            <w:pPr>
              <w:jc w:val="both"/>
              <w:rPr>
                <w:sz w:val="20"/>
                <w:szCs w:val="20"/>
              </w:rPr>
            </w:pPr>
            <w:r>
              <w:rPr>
                <w:sz w:val="20"/>
                <w:szCs w:val="20"/>
              </w:rPr>
              <w:t>Coordonnatrice et communication</w:t>
            </w:r>
          </w:p>
        </w:tc>
        <w:tc>
          <w:tcPr>
            <w:tcW w:w="2638" w:type="dxa"/>
            <w:tcBorders>
              <w:top w:val="nil"/>
              <w:left w:val="nil"/>
              <w:bottom w:val="single" w:sz="4" w:space="0" w:color="000000"/>
              <w:right w:val="single" w:sz="8" w:space="0" w:color="000000"/>
            </w:tcBorders>
          </w:tcPr>
          <w:p w14:paraId="360F4C39" w14:textId="77777777" w:rsidR="00D77E30" w:rsidRDefault="009146EF">
            <w:pPr>
              <w:jc w:val="center"/>
              <w:rPr>
                <w:sz w:val="20"/>
                <w:szCs w:val="20"/>
              </w:rPr>
            </w:pPr>
            <w:r>
              <w:rPr>
                <w:sz w:val="20"/>
                <w:szCs w:val="20"/>
              </w:rPr>
              <w:t>OGSL</w:t>
            </w:r>
          </w:p>
        </w:tc>
      </w:tr>
      <w:tr w:rsidR="00D77E30" w14:paraId="744F048B" w14:textId="77777777">
        <w:trPr>
          <w:trHeight w:val="260"/>
          <w:jc w:val="center"/>
        </w:trPr>
        <w:tc>
          <w:tcPr>
            <w:tcW w:w="2740" w:type="dxa"/>
            <w:tcBorders>
              <w:top w:val="nil"/>
              <w:left w:val="single" w:sz="8" w:space="0" w:color="000000"/>
              <w:bottom w:val="single" w:sz="4" w:space="0" w:color="000000"/>
              <w:right w:val="single" w:sz="4" w:space="0" w:color="000000"/>
            </w:tcBorders>
          </w:tcPr>
          <w:p w14:paraId="0F4E1300" w14:textId="77777777" w:rsidR="00D77E30" w:rsidRDefault="009146EF">
            <w:pPr>
              <w:jc w:val="both"/>
              <w:rPr>
                <w:sz w:val="20"/>
                <w:szCs w:val="20"/>
              </w:rPr>
            </w:pPr>
            <w:r>
              <w:rPr>
                <w:sz w:val="20"/>
                <w:szCs w:val="20"/>
              </w:rPr>
              <w:t>Brad Covey</w:t>
            </w:r>
          </w:p>
        </w:tc>
        <w:tc>
          <w:tcPr>
            <w:tcW w:w="3942" w:type="dxa"/>
            <w:tcBorders>
              <w:top w:val="nil"/>
              <w:left w:val="nil"/>
              <w:bottom w:val="single" w:sz="4" w:space="0" w:color="000000"/>
              <w:right w:val="single" w:sz="4" w:space="0" w:color="000000"/>
            </w:tcBorders>
          </w:tcPr>
          <w:p w14:paraId="413BA843" w14:textId="77777777" w:rsidR="00D77E30" w:rsidRDefault="009146EF">
            <w:pPr>
              <w:jc w:val="both"/>
              <w:rPr>
                <w:sz w:val="20"/>
                <w:szCs w:val="20"/>
              </w:rPr>
            </w:pPr>
            <w:r>
              <w:rPr>
                <w:sz w:val="20"/>
                <w:szCs w:val="20"/>
              </w:rPr>
              <w:t>Informaticien / Analyse et développement</w:t>
            </w:r>
          </w:p>
        </w:tc>
        <w:tc>
          <w:tcPr>
            <w:tcW w:w="2638" w:type="dxa"/>
            <w:tcBorders>
              <w:top w:val="nil"/>
              <w:left w:val="nil"/>
              <w:bottom w:val="single" w:sz="4" w:space="0" w:color="000000"/>
              <w:right w:val="single" w:sz="8" w:space="0" w:color="000000"/>
            </w:tcBorders>
          </w:tcPr>
          <w:p w14:paraId="28B2F433" w14:textId="77777777" w:rsidR="00D77E30" w:rsidRDefault="009146EF">
            <w:pPr>
              <w:jc w:val="center"/>
              <w:rPr>
                <w:sz w:val="20"/>
                <w:szCs w:val="20"/>
              </w:rPr>
            </w:pPr>
            <w:r>
              <w:rPr>
                <w:sz w:val="20"/>
                <w:szCs w:val="20"/>
              </w:rPr>
              <w:t>OGSL</w:t>
            </w:r>
          </w:p>
        </w:tc>
      </w:tr>
      <w:tr w:rsidR="00D77E30" w14:paraId="68745A94" w14:textId="77777777">
        <w:trPr>
          <w:trHeight w:val="260"/>
          <w:jc w:val="center"/>
        </w:trPr>
        <w:tc>
          <w:tcPr>
            <w:tcW w:w="2740" w:type="dxa"/>
            <w:tcBorders>
              <w:top w:val="nil"/>
              <w:left w:val="single" w:sz="8" w:space="0" w:color="000000"/>
              <w:bottom w:val="single" w:sz="4" w:space="0" w:color="000000"/>
              <w:right w:val="single" w:sz="4" w:space="0" w:color="000000"/>
            </w:tcBorders>
          </w:tcPr>
          <w:p w14:paraId="166E354B" w14:textId="77777777" w:rsidR="00D77E30" w:rsidRDefault="009146EF">
            <w:pPr>
              <w:jc w:val="both"/>
              <w:rPr>
                <w:sz w:val="20"/>
                <w:szCs w:val="20"/>
              </w:rPr>
            </w:pPr>
            <w:r>
              <w:rPr>
                <w:sz w:val="20"/>
                <w:szCs w:val="20"/>
              </w:rPr>
              <w:t>Stéphane Lapointe</w:t>
            </w:r>
          </w:p>
        </w:tc>
        <w:tc>
          <w:tcPr>
            <w:tcW w:w="3942" w:type="dxa"/>
            <w:tcBorders>
              <w:top w:val="nil"/>
              <w:left w:val="nil"/>
              <w:bottom w:val="single" w:sz="4" w:space="0" w:color="000000"/>
              <w:right w:val="single" w:sz="4" w:space="0" w:color="000000"/>
            </w:tcBorders>
          </w:tcPr>
          <w:p w14:paraId="1CFF4E32" w14:textId="77777777" w:rsidR="00D77E30" w:rsidRDefault="009146EF">
            <w:pPr>
              <w:jc w:val="both"/>
              <w:rPr>
                <w:sz w:val="20"/>
                <w:szCs w:val="20"/>
              </w:rPr>
            </w:pPr>
            <w:r>
              <w:rPr>
                <w:sz w:val="20"/>
                <w:szCs w:val="20"/>
              </w:rPr>
              <w:t>Informaticien / Analyse et développement</w:t>
            </w:r>
          </w:p>
        </w:tc>
        <w:tc>
          <w:tcPr>
            <w:tcW w:w="2638" w:type="dxa"/>
            <w:tcBorders>
              <w:top w:val="nil"/>
              <w:left w:val="nil"/>
              <w:bottom w:val="single" w:sz="4" w:space="0" w:color="000000"/>
              <w:right w:val="single" w:sz="8" w:space="0" w:color="000000"/>
            </w:tcBorders>
          </w:tcPr>
          <w:p w14:paraId="0967A6BD" w14:textId="77777777" w:rsidR="00D77E30" w:rsidRDefault="009146EF">
            <w:pPr>
              <w:jc w:val="center"/>
              <w:rPr>
                <w:sz w:val="20"/>
                <w:szCs w:val="20"/>
              </w:rPr>
            </w:pPr>
            <w:r>
              <w:rPr>
                <w:sz w:val="20"/>
                <w:szCs w:val="20"/>
              </w:rPr>
              <w:t>OGSL</w:t>
            </w:r>
          </w:p>
        </w:tc>
      </w:tr>
    </w:tbl>
    <w:p w14:paraId="52C3C944" w14:textId="77777777" w:rsidR="00D77E30" w:rsidRDefault="00D77E30">
      <w:pPr>
        <w:jc w:val="both"/>
      </w:pPr>
    </w:p>
    <w:p w14:paraId="3C0D05F4" w14:textId="77777777" w:rsidR="00D77E30" w:rsidRDefault="009146EF">
      <w:pPr>
        <w:pStyle w:val="Heading3"/>
        <w:numPr>
          <w:ilvl w:val="0"/>
          <w:numId w:val="5"/>
        </w:numPr>
      </w:pPr>
      <w:r>
        <w:t>Critères de succès</w:t>
      </w:r>
    </w:p>
    <w:p w14:paraId="353521E2" w14:textId="5261A641" w:rsidR="00FB1792" w:rsidRDefault="00FB1792">
      <w:pPr>
        <w:numPr>
          <w:ilvl w:val="0"/>
          <w:numId w:val="8"/>
        </w:numPr>
        <w:pBdr>
          <w:top w:val="nil"/>
          <w:left w:val="nil"/>
          <w:bottom w:val="nil"/>
          <w:right w:val="nil"/>
          <w:between w:val="nil"/>
        </w:pBdr>
        <w:ind w:left="1068"/>
        <w:jc w:val="both"/>
        <w:rPr>
          <w:ins w:id="15" w:author="Anne-Sophie Ste-Marie" w:date="2019-06-06T14:59:00Z"/>
        </w:rPr>
      </w:pPr>
      <w:ins w:id="16" w:author="Anne-Sophie Ste-Marie" w:date="2019-06-06T14:59:00Z">
        <w:r>
          <w:t>Deux jeux de données sont identifiés prioritaires à intégrer sur l’OGSL</w:t>
        </w:r>
      </w:ins>
    </w:p>
    <w:p w14:paraId="5AAA29B8" w14:textId="7895FBAF" w:rsidR="00D77E30" w:rsidRDefault="009146EF">
      <w:pPr>
        <w:numPr>
          <w:ilvl w:val="0"/>
          <w:numId w:val="8"/>
        </w:numPr>
        <w:pBdr>
          <w:top w:val="nil"/>
          <w:left w:val="nil"/>
          <w:bottom w:val="nil"/>
          <w:right w:val="nil"/>
          <w:between w:val="nil"/>
        </w:pBdr>
        <w:ind w:left="1068"/>
        <w:jc w:val="both"/>
      </w:pPr>
      <w:r>
        <w:t>Mise en ligne</w:t>
      </w:r>
      <w:ins w:id="17" w:author="Anne-Sophie Ste-Marie" w:date="2019-06-06T15:00:00Z">
        <w:r w:rsidR="00FB1792">
          <w:t>, au minimum, de ces</w:t>
        </w:r>
      </w:ins>
      <w:del w:id="18" w:author="Anne-Sophie Ste-Marie" w:date="2019-06-06T15:00:00Z">
        <w:r w:rsidDel="00FB1792">
          <w:delText xml:space="preserve"> des</w:delText>
        </w:r>
      </w:del>
      <w:ins w:id="19" w:author="Anne-Sophie Ste-Marie" w:date="2019-06-06T15:00:00Z">
        <w:r w:rsidR="00FB1792">
          <w:t xml:space="preserve"> jeux de</w:t>
        </w:r>
      </w:ins>
      <w:bookmarkStart w:id="20" w:name="_GoBack"/>
      <w:bookmarkEnd w:id="20"/>
      <w:r>
        <w:t xml:space="preserve"> données dans le Catalogue et Biodiversité</w:t>
      </w:r>
    </w:p>
    <w:p w14:paraId="4D0F6E01" w14:textId="77777777" w:rsidR="00D77E30" w:rsidRPr="002823F5" w:rsidRDefault="009146EF">
      <w:pPr>
        <w:numPr>
          <w:ilvl w:val="0"/>
          <w:numId w:val="8"/>
        </w:numPr>
        <w:pBdr>
          <w:top w:val="nil"/>
          <w:left w:val="nil"/>
          <w:bottom w:val="nil"/>
          <w:right w:val="nil"/>
          <w:between w:val="nil"/>
        </w:pBdr>
        <w:ind w:left="1068"/>
        <w:jc w:val="both"/>
        <w:rPr>
          <w:highlight w:val="yellow"/>
        </w:rPr>
      </w:pPr>
      <w:r w:rsidRPr="002823F5">
        <w:rPr>
          <w:highlight w:val="yellow"/>
        </w:rPr>
        <w:t>Respect de l’échéance finale du 5 juillet 2019</w:t>
      </w:r>
    </w:p>
    <w:p w14:paraId="63FC075C" w14:textId="77777777" w:rsidR="00D77E30" w:rsidRDefault="009146EF">
      <w:pPr>
        <w:pStyle w:val="Heading3"/>
        <w:numPr>
          <w:ilvl w:val="0"/>
          <w:numId w:val="5"/>
        </w:numPr>
      </w:pPr>
      <w:r>
        <w:t>Hypothèses de travail et conditions</w:t>
      </w:r>
    </w:p>
    <w:p w14:paraId="56B33CF2" w14:textId="77777777" w:rsidR="00D77E30" w:rsidRDefault="009146EF">
      <w:pPr>
        <w:numPr>
          <w:ilvl w:val="0"/>
          <w:numId w:val="9"/>
        </w:numPr>
        <w:pBdr>
          <w:top w:val="nil"/>
          <w:left w:val="nil"/>
          <w:bottom w:val="nil"/>
          <w:right w:val="nil"/>
          <w:between w:val="nil"/>
        </w:pBdr>
      </w:pPr>
      <w:r>
        <w:t>Données accessibles et limitées aux jeux identifiés par le présent document</w:t>
      </w:r>
    </w:p>
    <w:p w14:paraId="3535F8AA" w14:textId="77777777" w:rsidR="00D77E30" w:rsidRDefault="009146EF">
      <w:pPr>
        <w:numPr>
          <w:ilvl w:val="0"/>
          <w:numId w:val="9"/>
        </w:numPr>
        <w:pBdr>
          <w:top w:val="nil"/>
          <w:left w:val="nil"/>
          <w:bottom w:val="nil"/>
          <w:right w:val="nil"/>
          <w:between w:val="nil"/>
        </w:pBdr>
      </w:pPr>
      <w:r>
        <w:t>Pas de développement supplémentaire nécessaire</w:t>
      </w:r>
    </w:p>
    <w:p w14:paraId="7291690C" w14:textId="77777777" w:rsidR="00D77E30" w:rsidRDefault="00D77E30">
      <w:pPr>
        <w:spacing w:after="200" w:line="276" w:lineRule="auto"/>
      </w:pPr>
    </w:p>
    <w:p w14:paraId="4F77E2A6" w14:textId="77777777" w:rsidR="00D77E30" w:rsidRDefault="00D77E30">
      <w:pPr>
        <w:pBdr>
          <w:top w:val="nil"/>
          <w:left w:val="nil"/>
          <w:bottom w:val="nil"/>
          <w:right w:val="nil"/>
          <w:between w:val="nil"/>
        </w:pBdr>
        <w:ind w:left="1080" w:hanging="720"/>
        <w:jc w:val="both"/>
        <w:rPr>
          <w:color w:val="000000"/>
          <w:sz w:val="20"/>
          <w:szCs w:val="20"/>
        </w:rPr>
      </w:pPr>
    </w:p>
    <w:p w14:paraId="453EECB8" w14:textId="77777777" w:rsidR="00D77E30" w:rsidRDefault="009146EF">
      <w:pPr>
        <w:pStyle w:val="Heading2"/>
        <w:numPr>
          <w:ilvl w:val="0"/>
          <w:numId w:val="10"/>
        </w:numPr>
        <w:pBdr>
          <w:bottom w:val="single" w:sz="4" w:space="1" w:color="000000"/>
        </w:pBdr>
      </w:pPr>
      <w:r>
        <w:t>Approbations</w:t>
      </w:r>
    </w:p>
    <w:p w14:paraId="1A0C36B2" w14:textId="77777777" w:rsidR="00D77E30" w:rsidRDefault="009146EF">
      <w:pPr>
        <w:jc w:val="both"/>
        <w:rPr>
          <w:u w:val="single"/>
        </w:rPr>
      </w:pPr>
      <w:r>
        <w:t>En signant la présente charte, le(s) organisme(s) demandeur(s) donne(nt) son(leur) accord pour la diffusion au grand public et permet(tent) le téléchargement des données identifiées.</w:t>
      </w:r>
    </w:p>
    <w:tbl>
      <w:tblPr>
        <w:tblStyle w:val="a2"/>
        <w:tblW w:w="8897" w:type="dxa"/>
        <w:tblLayout w:type="fixed"/>
        <w:tblLook w:val="0000" w:firstRow="0" w:lastRow="0" w:firstColumn="0" w:lastColumn="0" w:noHBand="0" w:noVBand="0"/>
      </w:tblPr>
      <w:tblGrid>
        <w:gridCol w:w="4077"/>
        <w:gridCol w:w="360"/>
        <w:gridCol w:w="4460"/>
      </w:tblGrid>
      <w:tr w:rsidR="00D77E30" w14:paraId="30BE6BE7" w14:textId="77777777">
        <w:tc>
          <w:tcPr>
            <w:tcW w:w="4077" w:type="dxa"/>
          </w:tcPr>
          <w:p w14:paraId="619B1B0F" w14:textId="77777777" w:rsidR="00D77E30" w:rsidRDefault="00D77E30">
            <w:pPr>
              <w:jc w:val="both"/>
            </w:pPr>
          </w:p>
          <w:p w14:paraId="166A0AD5" w14:textId="77777777" w:rsidR="00D77E30" w:rsidRDefault="00D77E30">
            <w:pPr>
              <w:jc w:val="both"/>
              <w:rPr>
                <w:sz w:val="20"/>
                <w:szCs w:val="20"/>
              </w:rPr>
            </w:pPr>
          </w:p>
          <w:p w14:paraId="7D2E54EF" w14:textId="77777777" w:rsidR="00D77E30" w:rsidRDefault="009146EF">
            <w:pPr>
              <w:jc w:val="both"/>
              <w:rPr>
                <w:sz w:val="20"/>
                <w:szCs w:val="20"/>
              </w:rPr>
            </w:pPr>
            <w:r>
              <w:rPr>
                <w:sz w:val="20"/>
                <w:szCs w:val="20"/>
              </w:rPr>
              <w:t>_____________________________________</w:t>
            </w:r>
          </w:p>
          <w:p w14:paraId="757D4091" w14:textId="77777777" w:rsidR="00D77E30" w:rsidRDefault="009146EF">
            <w:pPr>
              <w:jc w:val="both"/>
              <w:rPr>
                <w:i/>
                <w:sz w:val="20"/>
                <w:szCs w:val="20"/>
              </w:rPr>
            </w:pPr>
            <w:bookmarkStart w:id="21" w:name="_gjdgxs" w:colFirst="0" w:colLast="0"/>
            <w:bookmarkEnd w:id="21"/>
            <w:r>
              <w:rPr>
                <w:b/>
                <w:sz w:val="20"/>
                <w:szCs w:val="20"/>
              </w:rPr>
              <w:t>Andréane Bastien</w:t>
            </w:r>
            <w:r>
              <w:rPr>
                <w:sz w:val="20"/>
                <w:szCs w:val="20"/>
              </w:rPr>
              <w:t>, Directrice générale</w:t>
            </w:r>
          </w:p>
          <w:p w14:paraId="612302AB" w14:textId="77777777" w:rsidR="00D77E30" w:rsidRDefault="009146EF">
            <w:pPr>
              <w:jc w:val="both"/>
              <w:rPr>
                <w:sz w:val="20"/>
                <w:szCs w:val="20"/>
              </w:rPr>
            </w:pPr>
            <w:r>
              <w:rPr>
                <w:sz w:val="20"/>
                <w:szCs w:val="20"/>
              </w:rPr>
              <w:t>OGSL</w:t>
            </w:r>
          </w:p>
          <w:p w14:paraId="172A4E0A" w14:textId="77777777" w:rsidR="00D77E30" w:rsidRDefault="009146EF">
            <w:pPr>
              <w:jc w:val="both"/>
              <w:rPr>
                <w:sz w:val="20"/>
                <w:szCs w:val="20"/>
                <w:u w:val="single"/>
              </w:rPr>
            </w:pPr>
            <w:r>
              <w:rPr>
                <w:sz w:val="20"/>
                <w:szCs w:val="20"/>
                <w:u w:val="single"/>
              </w:rPr>
              <w:br/>
            </w:r>
            <w:r>
              <w:rPr>
                <w:sz w:val="20"/>
                <w:szCs w:val="20"/>
              </w:rPr>
              <w:t>Date : _____________________</w:t>
            </w:r>
          </w:p>
        </w:tc>
        <w:tc>
          <w:tcPr>
            <w:tcW w:w="360" w:type="dxa"/>
          </w:tcPr>
          <w:p w14:paraId="4D008908" w14:textId="77777777" w:rsidR="00D77E30" w:rsidRDefault="00D77E30">
            <w:pPr>
              <w:jc w:val="both"/>
              <w:rPr>
                <w:sz w:val="20"/>
                <w:szCs w:val="20"/>
              </w:rPr>
            </w:pPr>
          </w:p>
        </w:tc>
        <w:tc>
          <w:tcPr>
            <w:tcW w:w="4460" w:type="dxa"/>
          </w:tcPr>
          <w:p w14:paraId="2895E8FA" w14:textId="77777777" w:rsidR="00D77E30" w:rsidRDefault="00D77E30">
            <w:pPr>
              <w:jc w:val="both"/>
              <w:rPr>
                <w:sz w:val="20"/>
                <w:szCs w:val="20"/>
              </w:rPr>
            </w:pPr>
          </w:p>
          <w:p w14:paraId="1A1775F8" w14:textId="77777777" w:rsidR="00D77E30" w:rsidRDefault="00D77E30">
            <w:pPr>
              <w:jc w:val="both"/>
              <w:rPr>
                <w:sz w:val="20"/>
                <w:szCs w:val="20"/>
              </w:rPr>
            </w:pPr>
          </w:p>
          <w:p w14:paraId="111578F3" w14:textId="77777777" w:rsidR="00D77E30" w:rsidRDefault="009146EF">
            <w:pPr>
              <w:jc w:val="both"/>
              <w:rPr>
                <w:sz w:val="20"/>
                <w:szCs w:val="20"/>
              </w:rPr>
            </w:pPr>
            <w:r>
              <w:rPr>
                <w:sz w:val="20"/>
                <w:szCs w:val="20"/>
              </w:rPr>
              <w:t>_____________________________________</w:t>
            </w:r>
          </w:p>
          <w:p w14:paraId="7FCDAB2F" w14:textId="77777777" w:rsidR="00D77E30" w:rsidRDefault="009146EF">
            <w:pPr>
              <w:jc w:val="both"/>
              <w:rPr>
                <w:b/>
                <w:sz w:val="20"/>
                <w:szCs w:val="20"/>
              </w:rPr>
            </w:pPr>
            <w:r>
              <w:rPr>
                <w:b/>
                <w:sz w:val="20"/>
                <w:szCs w:val="20"/>
              </w:rPr>
              <w:t>Prénom  nom</w:t>
            </w:r>
            <w:r>
              <w:rPr>
                <w:sz w:val="20"/>
                <w:szCs w:val="20"/>
              </w:rPr>
              <w:t>, poste</w:t>
            </w:r>
          </w:p>
          <w:p w14:paraId="102D3106" w14:textId="77777777" w:rsidR="00D77E30" w:rsidRDefault="009146EF">
            <w:pPr>
              <w:spacing w:after="120"/>
              <w:rPr>
                <w:sz w:val="20"/>
                <w:szCs w:val="20"/>
              </w:rPr>
            </w:pPr>
            <w:r>
              <w:rPr>
                <w:sz w:val="20"/>
                <w:szCs w:val="20"/>
              </w:rPr>
              <w:t>Organisme demandeur</w:t>
            </w:r>
            <w:r>
              <w:rPr>
                <w:sz w:val="20"/>
                <w:szCs w:val="20"/>
              </w:rPr>
              <w:br/>
            </w:r>
            <w:r>
              <w:rPr>
                <w:sz w:val="20"/>
                <w:szCs w:val="20"/>
              </w:rPr>
              <w:br/>
              <w:t>Date : _____________________</w:t>
            </w:r>
          </w:p>
        </w:tc>
      </w:tr>
    </w:tbl>
    <w:p w14:paraId="143E43A7" w14:textId="77777777" w:rsidR="00D77E30" w:rsidRDefault="00D77E30">
      <w:pPr>
        <w:spacing w:after="200" w:line="276" w:lineRule="auto"/>
        <w:rPr>
          <w:b/>
        </w:rPr>
      </w:pPr>
    </w:p>
    <w:sectPr w:rsidR="00D77E30">
      <w:headerReference w:type="default" r:id="rId15"/>
      <w:footerReference w:type="default" r:id="rId16"/>
      <w:headerReference w:type="first" r:id="rId17"/>
      <w:footerReference w:type="first" r:id="rId18"/>
      <w:pgSz w:w="12240" w:h="15840"/>
      <w:pgMar w:top="1270" w:right="1588" w:bottom="1247" w:left="153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Anne-Sophie Ste-Marie" w:date="2019-06-04T16:32:00Z" w:initials="AS">
    <w:p w14:paraId="61FABE17" w14:textId="2AD1A238" w:rsidR="002823F5" w:rsidRDefault="002823F5">
      <w:pPr>
        <w:pStyle w:val="CommentText"/>
      </w:pPr>
      <w:r>
        <w:rPr>
          <w:rStyle w:val="CommentReference"/>
        </w:rPr>
        <w:annotationRef/>
      </w:r>
      <w:r>
        <w:t>OK pour toi?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FABE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FABE17" w16cid:durableId="20A11B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EA567" w14:textId="77777777" w:rsidR="001079DE" w:rsidRDefault="001079DE">
      <w:r>
        <w:separator/>
      </w:r>
    </w:p>
  </w:endnote>
  <w:endnote w:type="continuationSeparator" w:id="0">
    <w:p w14:paraId="5DF439A0" w14:textId="77777777" w:rsidR="001079DE" w:rsidRDefault="0010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605D9" w14:textId="77777777" w:rsidR="00D77E30" w:rsidRDefault="009146EF">
    <w:pPr>
      <w:pBdr>
        <w:top w:val="nil"/>
        <w:left w:val="nil"/>
        <w:bottom w:val="nil"/>
        <w:right w:val="nil"/>
        <w:between w:val="nil"/>
      </w:pBdr>
      <w:tabs>
        <w:tab w:val="center" w:pos="4320"/>
        <w:tab w:val="right" w:pos="8640"/>
      </w:tabs>
      <w:rPr>
        <w:color w:val="000000"/>
      </w:rPr>
    </w:pPr>
    <w:r>
      <w:rPr>
        <w:noProof/>
        <w:color w:val="000000"/>
      </w:rPr>
      <w:drawing>
        <wp:inline distT="0" distB="0" distL="0" distR="0" wp14:anchorId="282D9014" wp14:editId="76FD080F">
          <wp:extent cx="5686601" cy="32067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86601" cy="320673"/>
                  </a:xfrm>
                  <a:prstGeom prst="rect">
                    <a:avLst/>
                  </a:prstGeom>
                  <a:ln/>
                </pic:spPr>
              </pic:pic>
            </a:graphicData>
          </a:graphic>
        </wp:inline>
      </w:drawing>
    </w:r>
    <w:r>
      <w:rPr>
        <w:color w:val="000000"/>
      </w:rPr>
      <w:fldChar w:fldCharType="begin"/>
    </w:r>
    <w:r>
      <w:rPr>
        <w:color w:val="000000"/>
      </w:rPr>
      <w:instrText>PAGE</w:instrText>
    </w:r>
    <w:r>
      <w:rPr>
        <w:color w:val="000000"/>
      </w:rPr>
      <w:fldChar w:fldCharType="separate"/>
    </w:r>
    <w:r w:rsidR="002823F5">
      <w:rPr>
        <w:noProof/>
        <w:color w:val="000000"/>
      </w:rPr>
      <w:t>2</w:t>
    </w:r>
    <w:r>
      <w:rPr>
        <w:color w:val="000000"/>
      </w:rPr>
      <w:fldChar w:fldCharType="end"/>
    </w:r>
    <w:r>
      <w:rPr>
        <w:noProof/>
      </w:rPr>
      <w:drawing>
        <wp:anchor distT="0" distB="0" distL="0" distR="0" simplePos="0" relativeHeight="251659264" behindDoc="0" locked="0" layoutInCell="1" hidden="0" allowOverlap="1" wp14:anchorId="642B1B83" wp14:editId="64CB585D">
          <wp:simplePos x="0" y="0"/>
          <wp:positionH relativeFrom="column">
            <wp:posOffset>5064760</wp:posOffset>
          </wp:positionH>
          <wp:positionV relativeFrom="paragraph">
            <wp:posOffset>-3315969</wp:posOffset>
          </wp:positionV>
          <wp:extent cx="2047875" cy="3970655"/>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047875" cy="397065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46860" w14:textId="77777777" w:rsidR="00D77E30" w:rsidRDefault="009146EF">
    <w:pPr>
      <w:jc w:val="right"/>
    </w:pPr>
    <w:r>
      <w:fldChar w:fldCharType="begin"/>
    </w:r>
    <w:r>
      <w:instrText>PAGE</w:instrText>
    </w:r>
    <w:r>
      <w:fldChar w:fldCharType="separate"/>
    </w:r>
    <w:r w:rsidR="002823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B7DE" w14:textId="77777777" w:rsidR="001079DE" w:rsidRDefault="001079DE">
      <w:r>
        <w:separator/>
      </w:r>
    </w:p>
  </w:footnote>
  <w:footnote w:type="continuationSeparator" w:id="0">
    <w:p w14:paraId="77D6F243" w14:textId="77777777" w:rsidR="001079DE" w:rsidRDefault="0010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61BB" w14:textId="77777777" w:rsidR="00D77E30" w:rsidRDefault="009146EF">
    <w:pPr>
      <w:pBdr>
        <w:top w:val="nil"/>
        <w:left w:val="nil"/>
        <w:bottom w:val="single" w:sz="4" w:space="1" w:color="000000"/>
        <w:right w:val="nil"/>
        <w:between w:val="nil"/>
      </w:pBdr>
      <w:tabs>
        <w:tab w:val="center" w:pos="4320"/>
        <w:tab w:val="right" w:pos="8640"/>
      </w:tabs>
      <w:jc w:val="center"/>
      <w:rPr>
        <w:color w:val="000000"/>
      </w:rPr>
    </w:pPr>
    <w:r>
      <w:rPr>
        <w:noProof/>
        <w:color w:val="000000"/>
      </w:rPr>
      <w:drawing>
        <wp:inline distT="0" distB="0" distL="0" distR="0" wp14:anchorId="4FCA7AE6" wp14:editId="25D99B75">
          <wp:extent cx="1597152" cy="40861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7152" cy="408614"/>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59180" w14:textId="77777777" w:rsidR="00D77E30" w:rsidRDefault="009146EF">
    <w:r>
      <w:rPr>
        <w:noProof/>
      </w:rPr>
      <w:drawing>
        <wp:anchor distT="0" distB="0" distL="0" distR="0" simplePos="0" relativeHeight="251658240" behindDoc="0" locked="0" layoutInCell="1" hidden="0" allowOverlap="1" wp14:anchorId="6809D793" wp14:editId="5CA022E7">
          <wp:simplePos x="0" y="0"/>
          <wp:positionH relativeFrom="column">
            <wp:posOffset>-1009332</wp:posOffset>
          </wp:positionH>
          <wp:positionV relativeFrom="paragraph">
            <wp:posOffset>-450214</wp:posOffset>
          </wp:positionV>
          <wp:extent cx="7807960" cy="10104418"/>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7807960" cy="1010441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41FCE"/>
    <w:multiLevelType w:val="multilevel"/>
    <w:tmpl w:val="A41AEE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1228E4"/>
    <w:multiLevelType w:val="multilevel"/>
    <w:tmpl w:val="DE62E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806F0A"/>
    <w:multiLevelType w:val="multilevel"/>
    <w:tmpl w:val="48DED3B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53BE6E57"/>
    <w:multiLevelType w:val="multilevel"/>
    <w:tmpl w:val="79EE041C"/>
    <w:lvl w:ilvl="0">
      <w:start w:val="1"/>
      <w:numFmt w:val="upperRoman"/>
      <w:lvlText w:val="%1."/>
      <w:lvlJc w:val="right"/>
      <w:pPr>
        <w:ind w:left="763" w:hanging="360"/>
      </w:pPr>
    </w:lvl>
    <w:lvl w:ilvl="1">
      <w:start w:val="1"/>
      <w:numFmt w:val="lowerLetter"/>
      <w:lvlText w:val="%2."/>
      <w:lvlJc w:val="left"/>
      <w:pPr>
        <w:ind w:left="1483" w:hanging="360"/>
      </w:pPr>
    </w:lvl>
    <w:lvl w:ilvl="2">
      <w:start w:val="1"/>
      <w:numFmt w:val="lowerRoman"/>
      <w:lvlText w:val="%3."/>
      <w:lvlJc w:val="right"/>
      <w:pPr>
        <w:ind w:left="2203" w:hanging="180"/>
      </w:pPr>
    </w:lvl>
    <w:lvl w:ilvl="3">
      <w:start w:val="1"/>
      <w:numFmt w:val="decimal"/>
      <w:lvlText w:val="%4."/>
      <w:lvlJc w:val="left"/>
      <w:pPr>
        <w:ind w:left="2923" w:hanging="360"/>
      </w:pPr>
    </w:lvl>
    <w:lvl w:ilvl="4">
      <w:start w:val="1"/>
      <w:numFmt w:val="lowerLetter"/>
      <w:lvlText w:val="%5."/>
      <w:lvlJc w:val="left"/>
      <w:pPr>
        <w:ind w:left="3643" w:hanging="360"/>
      </w:pPr>
    </w:lvl>
    <w:lvl w:ilvl="5">
      <w:start w:val="1"/>
      <w:numFmt w:val="lowerRoman"/>
      <w:lvlText w:val="%6."/>
      <w:lvlJc w:val="right"/>
      <w:pPr>
        <w:ind w:left="4363" w:hanging="180"/>
      </w:pPr>
    </w:lvl>
    <w:lvl w:ilvl="6">
      <w:start w:val="1"/>
      <w:numFmt w:val="decimal"/>
      <w:lvlText w:val="%7."/>
      <w:lvlJc w:val="left"/>
      <w:pPr>
        <w:ind w:left="5083" w:hanging="360"/>
      </w:pPr>
    </w:lvl>
    <w:lvl w:ilvl="7">
      <w:start w:val="1"/>
      <w:numFmt w:val="lowerLetter"/>
      <w:lvlText w:val="%8."/>
      <w:lvlJc w:val="left"/>
      <w:pPr>
        <w:ind w:left="5803" w:hanging="360"/>
      </w:pPr>
    </w:lvl>
    <w:lvl w:ilvl="8">
      <w:start w:val="1"/>
      <w:numFmt w:val="lowerRoman"/>
      <w:lvlText w:val="%9."/>
      <w:lvlJc w:val="right"/>
      <w:pPr>
        <w:ind w:left="6523" w:hanging="180"/>
      </w:pPr>
    </w:lvl>
  </w:abstractNum>
  <w:abstractNum w:abstractNumId="4" w15:restartNumberingAfterBreak="0">
    <w:nsid w:val="55AD0D00"/>
    <w:multiLevelType w:val="multilevel"/>
    <w:tmpl w:val="D736D4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5E91C4A"/>
    <w:multiLevelType w:val="multilevel"/>
    <w:tmpl w:val="D50EF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B27511"/>
    <w:multiLevelType w:val="multilevel"/>
    <w:tmpl w:val="AFFCF370"/>
    <w:lvl w:ilvl="0">
      <w:start w:val="1"/>
      <w:numFmt w:val="bullet"/>
      <w:lvlText w:val="•"/>
      <w:lvlJc w:val="left"/>
      <w:pPr>
        <w:ind w:left="676" w:hanging="360"/>
      </w:pPr>
      <w:rPr>
        <w:rFonts w:ascii="Calibri" w:eastAsia="Calibri" w:hAnsi="Calibri" w:cs="Calibri"/>
      </w:rPr>
    </w:lvl>
    <w:lvl w:ilvl="1">
      <w:start w:val="1"/>
      <w:numFmt w:val="bullet"/>
      <w:lvlText w:val="o"/>
      <w:lvlJc w:val="left"/>
      <w:pPr>
        <w:ind w:left="1396" w:hanging="360"/>
      </w:pPr>
      <w:rPr>
        <w:rFonts w:ascii="Courier New" w:eastAsia="Courier New" w:hAnsi="Courier New" w:cs="Courier New"/>
      </w:rPr>
    </w:lvl>
    <w:lvl w:ilvl="2">
      <w:start w:val="1"/>
      <w:numFmt w:val="bullet"/>
      <w:lvlText w:val="▪"/>
      <w:lvlJc w:val="left"/>
      <w:pPr>
        <w:ind w:left="2116" w:hanging="360"/>
      </w:pPr>
      <w:rPr>
        <w:rFonts w:ascii="Noto Sans Symbols" w:eastAsia="Noto Sans Symbols" w:hAnsi="Noto Sans Symbols" w:cs="Noto Sans Symbols"/>
      </w:rPr>
    </w:lvl>
    <w:lvl w:ilvl="3">
      <w:start w:val="1"/>
      <w:numFmt w:val="bullet"/>
      <w:lvlText w:val="●"/>
      <w:lvlJc w:val="left"/>
      <w:pPr>
        <w:ind w:left="2836" w:hanging="360"/>
      </w:pPr>
      <w:rPr>
        <w:rFonts w:ascii="Noto Sans Symbols" w:eastAsia="Noto Sans Symbols" w:hAnsi="Noto Sans Symbols" w:cs="Noto Sans Symbols"/>
      </w:rPr>
    </w:lvl>
    <w:lvl w:ilvl="4">
      <w:start w:val="1"/>
      <w:numFmt w:val="bullet"/>
      <w:lvlText w:val="o"/>
      <w:lvlJc w:val="left"/>
      <w:pPr>
        <w:ind w:left="3556" w:hanging="360"/>
      </w:pPr>
      <w:rPr>
        <w:rFonts w:ascii="Courier New" w:eastAsia="Courier New" w:hAnsi="Courier New" w:cs="Courier New"/>
      </w:rPr>
    </w:lvl>
    <w:lvl w:ilvl="5">
      <w:start w:val="1"/>
      <w:numFmt w:val="bullet"/>
      <w:lvlText w:val="▪"/>
      <w:lvlJc w:val="left"/>
      <w:pPr>
        <w:ind w:left="4276" w:hanging="360"/>
      </w:pPr>
      <w:rPr>
        <w:rFonts w:ascii="Noto Sans Symbols" w:eastAsia="Noto Sans Symbols" w:hAnsi="Noto Sans Symbols" w:cs="Noto Sans Symbols"/>
      </w:rPr>
    </w:lvl>
    <w:lvl w:ilvl="6">
      <w:start w:val="1"/>
      <w:numFmt w:val="bullet"/>
      <w:lvlText w:val="●"/>
      <w:lvlJc w:val="left"/>
      <w:pPr>
        <w:ind w:left="4996" w:hanging="360"/>
      </w:pPr>
      <w:rPr>
        <w:rFonts w:ascii="Noto Sans Symbols" w:eastAsia="Noto Sans Symbols" w:hAnsi="Noto Sans Symbols" w:cs="Noto Sans Symbols"/>
      </w:rPr>
    </w:lvl>
    <w:lvl w:ilvl="7">
      <w:start w:val="1"/>
      <w:numFmt w:val="bullet"/>
      <w:lvlText w:val="o"/>
      <w:lvlJc w:val="left"/>
      <w:pPr>
        <w:ind w:left="5716" w:hanging="360"/>
      </w:pPr>
      <w:rPr>
        <w:rFonts w:ascii="Courier New" w:eastAsia="Courier New" w:hAnsi="Courier New" w:cs="Courier New"/>
      </w:rPr>
    </w:lvl>
    <w:lvl w:ilvl="8">
      <w:start w:val="1"/>
      <w:numFmt w:val="bullet"/>
      <w:lvlText w:val="▪"/>
      <w:lvlJc w:val="left"/>
      <w:pPr>
        <w:ind w:left="6436" w:hanging="360"/>
      </w:pPr>
      <w:rPr>
        <w:rFonts w:ascii="Noto Sans Symbols" w:eastAsia="Noto Sans Symbols" w:hAnsi="Noto Sans Symbols" w:cs="Noto Sans Symbols"/>
      </w:rPr>
    </w:lvl>
  </w:abstractNum>
  <w:abstractNum w:abstractNumId="7" w15:restartNumberingAfterBreak="0">
    <w:nsid w:val="6CAD71B3"/>
    <w:multiLevelType w:val="multilevel"/>
    <w:tmpl w:val="86ACFC70"/>
    <w:lvl w:ilvl="0">
      <w:start w:val="1"/>
      <w:numFmt w:val="decimal"/>
      <w:lvlText w:val="%1."/>
      <w:lvlJc w:val="left"/>
      <w:pPr>
        <w:ind w:left="360" w:hanging="360"/>
      </w:pPr>
    </w:lvl>
    <w:lvl w:ilvl="1">
      <w:start w:val="1"/>
      <w:numFmt w:val="decimal"/>
      <w:lvlText w:val="%1.%2."/>
      <w:lvlJc w:val="left"/>
      <w:pPr>
        <w:ind w:left="792" w:hanging="432"/>
      </w:pPr>
      <w:rPr>
        <w:b w:val="0"/>
        <w:i w:val="0"/>
        <w:smallCaps w:val="0"/>
        <w:strike w:val="0"/>
        <w:u w:val="none"/>
        <w:vertAlign w:val="baseline"/>
      </w:rPr>
    </w:lvl>
    <w:lvl w:ilvl="2">
      <w:start w:val="1"/>
      <w:numFmt w:val="decimal"/>
      <w:lvlText w:val="%1.2."/>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8A94616"/>
    <w:multiLevelType w:val="multilevel"/>
    <w:tmpl w:val="207814BE"/>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7D4D4A8B"/>
    <w:multiLevelType w:val="multilevel"/>
    <w:tmpl w:val="E5407D40"/>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4"/>
  </w:num>
  <w:num w:numId="3">
    <w:abstractNumId w:val="6"/>
  </w:num>
  <w:num w:numId="4">
    <w:abstractNumId w:val="5"/>
  </w:num>
  <w:num w:numId="5">
    <w:abstractNumId w:val="0"/>
  </w:num>
  <w:num w:numId="6">
    <w:abstractNumId w:val="3"/>
  </w:num>
  <w:num w:numId="7">
    <w:abstractNumId w:val="8"/>
  </w:num>
  <w:num w:numId="8">
    <w:abstractNumId w:val="9"/>
  </w:num>
  <w:num w:numId="9">
    <w:abstractNumId w:val="2"/>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Sophie Ste-Marie">
    <w15:presenceInfo w15:providerId="Windows Live" w15:userId="ece153c37d616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E30"/>
    <w:rsid w:val="001079DE"/>
    <w:rsid w:val="002823F5"/>
    <w:rsid w:val="009146EF"/>
    <w:rsid w:val="00D77E30"/>
    <w:rsid w:val="00E17733"/>
    <w:rsid w:val="00FB179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ACF22"/>
  <w15:docId w15:val="{A1DEC3F3-950C-44D5-BF22-70E6F8B0E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CA" w:eastAsia="fr-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outlineLvl w:val="0"/>
    </w:pPr>
    <w:rPr>
      <w:rFonts w:ascii="Cambria" w:eastAsia="Cambria" w:hAnsi="Cambria" w:cs="Cambria"/>
      <w:b/>
      <w:color w:val="366091"/>
    </w:rPr>
  </w:style>
  <w:style w:type="paragraph" w:styleId="Heading2">
    <w:name w:val="heading 2"/>
    <w:basedOn w:val="Normal"/>
    <w:next w:val="Normal"/>
    <w:uiPriority w:val="9"/>
    <w:unhideWhenUsed/>
    <w:qFormat/>
    <w:pPr>
      <w:keepNext/>
      <w:keepLines/>
      <w:spacing w:before="120" w:after="120"/>
      <w:ind w:left="792" w:hanging="432"/>
      <w:jc w:val="both"/>
      <w:outlineLvl w:val="1"/>
    </w:pPr>
    <w:rPr>
      <w:rFonts w:ascii="Cambria" w:eastAsia="Cambria" w:hAnsi="Cambria" w:cs="Cambria"/>
      <w:b/>
      <w:color w:val="366091"/>
    </w:rPr>
  </w:style>
  <w:style w:type="paragraph" w:styleId="Heading3">
    <w:name w:val="heading 3"/>
    <w:basedOn w:val="Normal"/>
    <w:next w:val="Normal"/>
    <w:uiPriority w:val="9"/>
    <w:unhideWhenUsed/>
    <w:qFormat/>
    <w:pPr>
      <w:keepNext/>
      <w:keepLines/>
      <w:spacing w:before="120" w:after="120"/>
      <w:ind w:left="720" w:hanging="360"/>
      <w:jc w:val="both"/>
      <w:outlineLvl w:val="2"/>
    </w:pPr>
    <w:rPr>
      <w:rFonts w:ascii="Cambria" w:eastAsia="Cambria" w:hAnsi="Cambria" w:cs="Cambria"/>
      <w:b/>
      <w:color w:val="366091"/>
    </w:rPr>
  </w:style>
  <w:style w:type="paragraph" w:styleId="Heading4">
    <w:name w:val="heading 4"/>
    <w:basedOn w:val="Normal"/>
    <w:next w:val="Normal"/>
    <w:uiPriority w:val="9"/>
    <w:semiHidden/>
    <w:unhideWhenUsed/>
    <w:qFormat/>
    <w:pPr>
      <w:keepNext/>
      <w:keepLines/>
      <w:spacing w:before="120" w:after="120"/>
      <w:ind w:left="850" w:hanging="357"/>
      <w:jc w:val="both"/>
      <w:outlineLvl w:val="3"/>
    </w:pPr>
    <w:rPr>
      <w:rFonts w:ascii="Cambria" w:eastAsia="Cambria" w:hAnsi="Cambria" w:cs="Cambria"/>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23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3F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823F5"/>
    <w:rPr>
      <w:b/>
      <w:bCs/>
    </w:rPr>
  </w:style>
  <w:style w:type="character" w:customStyle="1" w:styleId="CommentSubjectChar">
    <w:name w:val="Comment Subject Char"/>
    <w:basedOn w:val="CommentTextChar"/>
    <w:link w:val="CommentSubject"/>
    <w:uiPriority w:val="99"/>
    <w:semiHidden/>
    <w:rsid w:val="002823F5"/>
    <w:rPr>
      <w:b/>
      <w:bCs/>
      <w:sz w:val="20"/>
      <w:szCs w:val="20"/>
    </w:rPr>
  </w:style>
  <w:style w:type="paragraph" w:styleId="ListParagraph">
    <w:name w:val="List Paragraph"/>
    <w:basedOn w:val="Normal"/>
    <w:uiPriority w:val="34"/>
    <w:qFormat/>
    <w:rsid w:val="00FB17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292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c411.ca/en/Employees/ViewMap/219659" TargetMode="External"/><Relationship Id="rId13" Type="http://schemas.microsoft.com/office/2011/relationships/commentsExtended" Target="commentsExtended.xm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goc411.ca/en/Employees/ViewMap/219659" TargetMode="External"/><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vert.canada.ca/fr/donnees-ouvertes"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info@ogsl.ca"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david.fishman@dfo-mpo.gc.ca" TargetMode="External"/><Relationship Id="rId14" Type="http://schemas.microsoft.com/office/2016/09/relationships/commentsIds" Target="commentsId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913</Words>
  <Characters>5416</Characters>
  <Application>Microsoft Office Word</Application>
  <DocSecurity>0</DocSecurity>
  <Lines>300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Anne-Sophie Ste-Marie</cp:lastModifiedBy>
  <cp:revision>4</cp:revision>
  <dcterms:created xsi:type="dcterms:W3CDTF">2019-06-04T20:32:00Z</dcterms:created>
  <dcterms:modified xsi:type="dcterms:W3CDTF">2019-06-06T19:00:00Z</dcterms:modified>
</cp:coreProperties>
</file>