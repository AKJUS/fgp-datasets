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50288" w14:textId="0C64FDFC" w:rsidR="00BF2A6F" w:rsidRPr="007B10C8" w:rsidRDefault="00BF2A6F" w:rsidP="00BF2A6F">
      <w:pPr>
        <w:suppressLineNumbers/>
        <w:rPr>
          <w:rFonts w:ascii="Arial" w:hAnsi="Arial" w:cs="Arial"/>
          <w:b/>
          <w:bCs/>
          <w:sz w:val="32"/>
          <w:szCs w:val="32"/>
        </w:rPr>
      </w:pPr>
      <w:r w:rsidRPr="007B10C8">
        <w:rPr>
          <w:rFonts w:ascii="Arial" w:hAnsi="Arial" w:cs="Arial"/>
          <w:b/>
          <w:bCs/>
          <w:sz w:val="32"/>
          <w:szCs w:val="32"/>
        </w:rPr>
        <w:t>Supplementary Analysis</w:t>
      </w:r>
    </w:p>
    <w:p w14:paraId="73DEF744" w14:textId="77777777" w:rsidR="00BF2A6F" w:rsidRPr="007B10C8" w:rsidRDefault="00BF2A6F" w:rsidP="00BF2A6F">
      <w:pPr>
        <w:suppressLineNumbers/>
        <w:rPr>
          <w:rFonts w:ascii="Arial" w:hAnsi="Arial" w:cs="Arial"/>
          <w:b/>
          <w:bCs/>
          <w:sz w:val="32"/>
          <w:szCs w:val="32"/>
        </w:rPr>
      </w:pPr>
    </w:p>
    <w:p w14:paraId="4160C976" w14:textId="0C3DD0D6" w:rsidR="00BF2A6F" w:rsidRDefault="00A8373C" w:rsidP="00F808C4">
      <w:pPr>
        <w:rPr>
          <w:rFonts w:ascii="Arial" w:hAnsi="Arial" w:cs="Arial"/>
          <w:sz w:val="32"/>
          <w:szCs w:val="32"/>
        </w:rPr>
      </w:pPr>
      <w:bookmarkStart w:id="0" w:name="_Hlk178577029"/>
      <w:r w:rsidRPr="00054CEC">
        <w:rPr>
          <w:rFonts w:ascii="Arial" w:hAnsi="Arial" w:cs="Arial"/>
          <w:b/>
          <w:bCs/>
          <w:sz w:val="32"/>
          <w:szCs w:val="32"/>
        </w:rPr>
        <w:t xml:space="preserve">Supplementary </w:t>
      </w:r>
      <w:r w:rsidR="00576C7A">
        <w:rPr>
          <w:rFonts w:ascii="Arial" w:hAnsi="Arial" w:cs="Arial"/>
          <w:b/>
          <w:bCs/>
          <w:sz w:val="32"/>
          <w:szCs w:val="32"/>
        </w:rPr>
        <w:t>material</w:t>
      </w:r>
      <w:r w:rsidRPr="00054CEC">
        <w:rPr>
          <w:rFonts w:ascii="Arial" w:hAnsi="Arial" w:cs="Arial"/>
          <w:b/>
          <w:bCs/>
          <w:sz w:val="32"/>
          <w:szCs w:val="32"/>
        </w:rPr>
        <w:t xml:space="preserve"> to: </w:t>
      </w:r>
      <w:bookmarkEnd w:id="0"/>
      <w:r w:rsidR="002B1A89" w:rsidRPr="002B1A89">
        <w:rPr>
          <w:rFonts w:ascii="Arial" w:hAnsi="Arial" w:cs="Arial"/>
          <w:sz w:val="32"/>
          <w:szCs w:val="32"/>
        </w:rPr>
        <w:t xml:space="preserve">Human activity during an extreme heatwave alters predator-prey </w:t>
      </w:r>
      <w:r w:rsidR="00390E36">
        <w:rPr>
          <w:rFonts w:ascii="Arial" w:hAnsi="Arial" w:cs="Arial"/>
          <w:sz w:val="32"/>
          <w:szCs w:val="32"/>
        </w:rPr>
        <w:t>activity and increases indirect fishing mortality</w:t>
      </w:r>
      <w:r w:rsidR="002B1A89" w:rsidRPr="002B1A89">
        <w:rPr>
          <w:rFonts w:ascii="Arial" w:hAnsi="Arial" w:cs="Arial"/>
          <w:sz w:val="32"/>
          <w:szCs w:val="32"/>
        </w:rPr>
        <w:t xml:space="preserve"> in a ubiquitous nearshore system</w:t>
      </w:r>
    </w:p>
    <w:p w14:paraId="2A59829D" w14:textId="77777777" w:rsidR="00F808C4" w:rsidRPr="001E484E" w:rsidRDefault="00F808C4" w:rsidP="00F808C4">
      <w:pPr>
        <w:rPr>
          <w:rFonts w:ascii="Arial" w:hAnsi="Arial" w:cs="Arial"/>
          <w:sz w:val="24"/>
          <w:szCs w:val="24"/>
        </w:rPr>
      </w:pPr>
    </w:p>
    <w:p w14:paraId="391D932D" w14:textId="635CDC24" w:rsidR="00BF2A6F" w:rsidRPr="001E484E" w:rsidRDefault="00BF2A6F" w:rsidP="00BF2A6F">
      <w:pPr>
        <w:rPr>
          <w:rFonts w:ascii="Arial" w:hAnsi="Arial" w:cs="Arial"/>
          <w:sz w:val="24"/>
          <w:szCs w:val="24"/>
        </w:rPr>
      </w:pPr>
      <w:bookmarkStart w:id="1" w:name="_Hlk178577106"/>
      <w:r w:rsidRPr="001E484E">
        <w:rPr>
          <w:rFonts w:ascii="Arial" w:hAnsi="Arial" w:cs="Arial"/>
          <w:sz w:val="24"/>
          <w:szCs w:val="24"/>
        </w:rPr>
        <w:t>Jeff C. Clements</w:t>
      </w:r>
      <w:r w:rsidRPr="001E484E">
        <w:rPr>
          <w:rFonts w:ascii="Arial" w:hAnsi="Arial" w:cs="Arial"/>
          <w:sz w:val="24"/>
          <w:szCs w:val="24"/>
          <w:vertAlign w:val="superscript"/>
        </w:rPr>
        <w:t>1,2</w:t>
      </w:r>
      <w:bookmarkStart w:id="2" w:name="_Hlk177971722"/>
      <w:r w:rsidR="00E52188">
        <w:rPr>
          <w:rFonts w:ascii="Arial" w:hAnsi="Arial" w:cs="Arial"/>
          <w:sz w:val="24"/>
          <w:szCs w:val="24"/>
        </w:rPr>
        <w:t>*</w:t>
      </w:r>
      <w:r w:rsidRPr="001E484E">
        <w:rPr>
          <w:rFonts w:ascii="Arial" w:hAnsi="Arial" w:cs="Arial"/>
          <w:sz w:val="24"/>
          <w:szCs w:val="24"/>
        </w:rPr>
        <w:t>, Sarah Harrison</w:t>
      </w:r>
      <w:r w:rsidRPr="001E484E">
        <w:rPr>
          <w:rFonts w:ascii="Arial" w:hAnsi="Arial" w:cs="Arial"/>
          <w:sz w:val="24"/>
          <w:szCs w:val="24"/>
          <w:vertAlign w:val="superscript"/>
        </w:rPr>
        <w:t>1,2</w:t>
      </w:r>
      <w:r w:rsidRPr="001E484E">
        <w:rPr>
          <w:rFonts w:ascii="Arial" w:hAnsi="Arial" w:cs="Arial"/>
          <w:sz w:val="24"/>
          <w:szCs w:val="24"/>
        </w:rPr>
        <w:t>, Mylène Roussel</w:t>
      </w:r>
      <w:r w:rsidRPr="001E484E">
        <w:rPr>
          <w:rFonts w:ascii="Arial" w:hAnsi="Arial" w:cs="Arial"/>
          <w:sz w:val="24"/>
          <w:szCs w:val="24"/>
          <w:vertAlign w:val="superscript"/>
        </w:rPr>
        <w:t>1</w:t>
      </w:r>
      <w:r w:rsidRPr="001E484E">
        <w:rPr>
          <w:rFonts w:ascii="Arial" w:hAnsi="Arial" w:cs="Arial"/>
          <w:sz w:val="24"/>
          <w:szCs w:val="24"/>
        </w:rPr>
        <w:t>, Jillian Hunt</w:t>
      </w:r>
      <w:r w:rsidRPr="001E484E">
        <w:rPr>
          <w:rFonts w:ascii="Arial" w:hAnsi="Arial" w:cs="Arial"/>
          <w:sz w:val="24"/>
          <w:szCs w:val="24"/>
          <w:vertAlign w:val="superscript"/>
        </w:rPr>
        <w:t>1</w:t>
      </w:r>
      <w:r w:rsidRPr="001E484E">
        <w:rPr>
          <w:rFonts w:ascii="Arial" w:hAnsi="Arial" w:cs="Arial"/>
          <w:sz w:val="24"/>
          <w:szCs w:val="24"/>
        </w:rPr>
        <w:t>, Brooke-Lyn Power</w:t>
      </w:r>
      <w:r w:rsidRPr="001E484E">
        <w:rPr>
          <w:rFonts w:ascii="Arial" w:hAnsi="Arial" w:cs="Arial"/>
          <w:sz w:val="24"/>
          <w:szCs w:val="24"/>
          <w:vertAlign w:val="superscript"/>
        </w:rPr>
        <w:t>1,2</w:t>
      </w:r>
      <w:r w:rsidRPr="001E484E">
        <w:rPr>
          <w:rFonts w:ascii="Arial" w:hAnsi="Arial" w:cs="Arial"/>
          <w:sz w:val="24"/>
          <w:szCs w:val="24"/>
        </w:rPr>
        <w:t>, Rémi Sonier</w:t>
      </w:r>
      <w:r w:rsidRPr="001E484E">
        <w:rPr>
          <w:rFonts w:ascii="Arial" w:hAnsi="Arial" w:cs="Arial"/>
          <w:sz w:val="24"/>
          <w:szCs w:val="24"/>
          <w:vertAlign w:val="superscript"/>
        </w:rPr>
        <w:t>1</w:t>
      </w:r>
      <w:r w:rsidRPr="001E484E">
        <w:rPr>
          <w:rFonts w:ascii="Arial" w:hAnsi="Arial" w:cs="Arial"/>
          <w:sz w:val="24"/>
          <w:szCs w:val="24"/>
        </w:rPr>
        <w:t xml:space="preserve"> </w:t>
      </w:r>
      <w:bookmarkEnd w:id="2"/>
    </w:p>
    <w:p w14:paraId="3EA400FC" w14:textId="77777777" w:rsidR="00BF2A6F" w:rsidRPr="001E484E" w:rsidRDefault="00BF2A6F" w:rsidP="00BF2A6F">
      <w:pPr>
        <w:suppressLineNumbers/>
        <w:rPr>
          <w:rFonts w:ascii="Arial" w:hAnsi="Arial" w:cs="Arial"/>
          <w:i/>
          <w:iCs/>
          <w:sz w:val="20"/>
          <w:szCs w:val="20"/>
        </w:rPr>
      </w:pPr>
    </w:p>
    <w:p w14:paraId="34C6A302" w14:textId="77777777" w:rsidR="00BF2A6F" w:rsidRPr="001E484E" w:rsidRDefault="00BF2A6F" w:rsidP="00BF2A6F">
      <w:pPr>
        <w:tabs>
          <w:tab w:val="left" w:pos="180"/>
        </w:tabs>
        <w:ind w:left="90" w:hanging="90"/>
        <w:rPr>
          <w:rFonts w:ascii="Arial" w:hAnsi="Arial" w:cs="Arial"/>
          <w:i/>
          <w:iCs/>
          <w:sz w:val="20"/>
          <w:szCs w:val="20"/>
        </w:rPr>
      </w:pPr>
      <w:bookmarkStart w:id="3" w:name="_Hlk177971748"/>
      <w:r w:rsidRPr="001E484E">
        <w:rPr>
          <w:rFonts w:ascii="Arial" w:hAnsi="Arial" w:cs="Arial"/>
          <w:i/>
          <w:iCs/>
          <w:sz w:val="20"/>
          <w:szCs w:val="20"/>
          <w:vertAlign w:val="superscript"/>
        </w:rPr>
        <w:t>1</w:t>
      </w:r>
      <w:r w:rsidRPr="001E484E">
        <w:rPr>
          <w:rFonts w:ascii="Arial" w:hAnsi="Arial" w:cs="Arial"/>
          <w:i/>
          <w:iCs/>
          <w:sz w:val="20"/>
          <w:szCs w:val="20"/>
          <w:vertAlign w:val="superscript"/>
        </w:rPr>
        <w:tab/>
      </w:r>
      <w:r w:rsidRPr="001E484E">
        <w:rPr>
          <w:rFonts w:ascii="Arial" w:hAnsi="Arial" w:cs="Arial"/>
          <w:i/>
          <w:iCs/>
          <w:sz w:val="20"/>
          <w:szCs w:val="20"/>
          <w:vertAlign w:val="superscript"/>
        </w:rPr>
        <w:tab/>
      </w:r>
      <w:r w:rsidRPr="001E484E">
        <w:rPr>
          <w:rFonts w:ascii="Arial" w:hAnsi="Arial" w:cs="Arial"/>
          <w:i/>
          <w:iCs/>
          <w:sz w:val="20"/>
          <w:szCs w:val="20"/>
        </w:rPr>
        <w:t>Fisheries and Oceans Canada, 343 Université Ave., Moncton, NB E1C 9B6, Canada</w:t>
      </w:r>
    </w:p>
    <w:p w14:paraId="436846F0" w14:textId="1ACB2EA5" w:rsidR="00BF2A6F" w:rsidRPr="001E484E" w:rsidRDefault="00BF2A6F" w:rsidP="00BF2A6F">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007C7956">
        <w:rPr>
          <w:rFonts w:ascii="Arial" w:hAnsi="Arial" w:cs="Arial"/>
          <w:i/>
          <w:iCs/>
          <w:sz w:val="20"/>
          <w:szCs w:val="20"/>
          <w:vertAlign w:val="superscript"/>
        </w:rPr>
        <w:t xml:space="preserve"> </w:t>
      </w:r>
      <w:r w:rsidRPr="001E484E">
        <w:rPr>
          <w:rFonts w:ascii="Arial" w:hAnsi="Arial" w:cs="Arial"/>
          <w:i/>
          <w:iCs/>
          <w:sz w:val="20"/>
          <w:szCs w:val="20"/>
        </w:rPr>
        <w:t>University of New Brunswick,</w:t>
      </w:r>
      <w:r w:rsidR="007C7956">
        <w:rPr>
          <w:rFonts w:ascii="Arial" w:hAnsi="Arial" w:cs="Arial"/>
          <w:i/>
          <w:iCs/>
          <w:sz w:val="20"/>
          <w:szCs w:val="20"/>
        </w:rPr>
        <w:t xml:space="preserve"> </w:t>
      </w:r>
      <w:r w:rsidR="007C7956" w:rsidRPr="001E484E">
        <w:rPr>
          <w:rFonts w:ascii="Arial" w:hAnsi="Arial" w:cs="Arial"/>
          <w:i/>
          <w:iCs/>
          <w:sz w:val="20"/>
          <w:szCs w:val="20"/>
        </w:rPr>
        <w:t xml:space="preserve">Department of Biological Sciences, </w:t>
      </w:r>
      <w:r w:rsidRPr="001E484E">
        <w:rPr>
          <w:rFonts w:ascii="Arial" w:hAnsi="Arial" w:cs="Arial"/>
          <w:i/>
          <w:iCs/>
          <w:sz w:val="20"/>
          <w:szCs w:val="20"/>
        </w:rPr>
        <w:t>100 Tucker Park Rd., Saint John, NB E2L 4L5, Canada</w:t>
      </w:r>
      <w:bookmarkEnd w:id="1"/>
    </w:p>
    <w:bookmarkEnd w:id="3"/>
    <w:p w14:paraId="12763C68" w14:textId="77777777" w:rsidR="00BF2A6F" w:rsidRPr="001E484E" w:rsidRDefault="00BF2A6F" w:rsidP="00BF2A6F">
      <w:pPr>
        <w:suppressLineNumbers/>
        <w:rPr>
          <w:rFonts w:ascii="Arial" w:hAnsi="Arial" w:cs="Arial"/>
          <w:b/>
          <w:bCs/>
          <w:sz w:val="20"/>
          <w:szCs w:val="20"/>
        </w:rPr>
      </w:pPr>
    </w:p>
    <w:p w14:paraId="5CF825BD" w14:textId="5CA127CF" w:rsidR="00BF2A6F" w:rsidRPr="001E484E" w:rsidRDefault="00E52188" w:rsidP="00BF2A6F">
      <w:pPr>
        <w:spacing w:after="0" w:line="240" w:lineRule="auto"/>
        <w:rPr>
          <w:rFonts w:ascii="Arial" w:hAnsi="Arial" w:cs="Arial"/>
          <w:sz w:val="20"/>
          <w:szCs w:val="20"/>
        </w:rPr>
      </w:pPr>
      <w:r>
        <w:rPr>
          <w:rFonts w:ascii="Arial" w:hAnsi="Arial" w:cs="Arial"/>
          <w:b/>
          <w:bCs/>
          <w:sz w:val="20"/>
          <w:szCs w:val="20"/>
        </w:rPr>
        <w:t xml:space="preserve">* </w:t>
      </w:r>
      <w:r w:rsidR="00BF2A6F" w:rsidRPr="001E484E">
        <w:rPr>
          <w:rFonts w:ascii="Arial" w:hAnsi="Arial" w:cs="Arial"/>
          <w:b/>
          <w:bCs/>
          <w:sz w:val="20"/>
          <w:szCs w:val="20"/>
        </w:rPr>
        <w:t xml:space="preserve">Correspondence: </w:t>
      </w:r>
      <w:r w:rsidR="00BF2A6F" w:rsidRPr="001E484E">
        <w:rPr>
          <w:rFonts w:ascii="Arial" w:hAnsi="Arial" w:cs="Arial"/>
          <w:b/>
          <w:bCs/>
          <w:sz w:val="20"/>
          <w:szCs w:val="20"/>
        </w:rPr>
        <w:tab/>
      </w:r>
      <w:r w:rsidR="00BF2A6F" w:rsidRPr="001E484E">
        <w:rPr>
          <w:rFonts w:ascii="Arial" w:hAnsi="Arial" w:cs="Arial"/>
          <w:sz w:val="20"/>
          <w:szCs w:val="20"/>
        </w:rPr>
        <w:t>Jeff C. Clements, PhD</w:t>
      </w:r>
    </w:p>
    <w:p w14:paraId="36CCBA33"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Fisheries and Oceans Canada, Gulf Region</w:t>
      </w:r>
    </w:p>
    <w:p w14:paraId="670FF7A3" w14:textId="2B2FC9C9" w:rsidR="00BF2A6F" w:rsidRPr="007B6F37" w:rsidRDefault="00BF2A6F" w:rsidP="00BF2A6F">
      <w:pPr>
        <w:spacing w:after="0" w:line="240" w:lineRule="auto"/>
        <w:rPr>
          <w:rFonts w:ascii="Arial" w:hAnsi="Arial" w:cs="Arial"/>
          <w:sz w:val="20"/>
          <w:szCs w:val="20"/>
          <w:lang w:val="fr-FR"/>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r>
      <w:r w:rsidRPr="007B6F37">
        <w:rPr>
          <w:rFonts w:ascii="Arial" w:hAnsi="Arial" w:cs="Arial"/>
          <w:sz w:val="20"/>
          <w:szCs w:val="20"/>
          <w:lang w:val="fr-FR"/>
        </w:rPr>
        <w:t>343 Université</w:t>
      </w:r>
      <w:r w:rsidR="00E52188" w:rsidRPr="00E52188">
        <w:rPr>
          <w:rFonts w:ascii="Arial" w:hAnsi="Arial" w:cs="Arial"/>
          <w:sz w:val="20"/>
          <w:szCs w:val="20"/>
          <w:lang w:val="fr-FR"/>
        </w:rPr>
        <w:t xml:space="preserve"> </w:t>
      </w:r>
      <w:r w:rsidR="00E52188" w:rsidRPr="007B6F37">
        <w:rPr>
          <w:rFonts w:ascii="Arial" w:hAnsi="Arial" w:cs="Arial"/>
          <w:sz w:val="20"/>
          <w:szCs w:val="20"/>
          <w:lang w:val="fr-FR"/>
        </w:rPr>
        <w:t>Avenue</w:t>
      </w:r>
      <w:r w:rsidRPr="007B6F37">
        <w:rPr>
          <w:rFonts w:ascii="Arial" w:hAnsi="Arial" w:cs="Arial"/>
          <w:sz w:val="20"/>
          <w:szCs w:val="20"/>
          <w:lang w:val="fr-FR"/>
        </w:rPr>
        <w:t>, Moncton, NB E1C 9B6, Canada</w:t>
      </w:r>
    </w:p>
    <w:p w14:paraId="6A9C227F" w14:textId="77777777" w:rsidR="00BF2A6F" w:rsidRPr="001E484E" w:rsidRDefault="00BF2A6F" w:rsidP="00BF2A6F">
      <w:pPr>
        <w:spacing w:after="0" w:line="240" w:lineRule="auto"/>
        <w:rPr>
          <w:rFonts w:ascii="Arial" w:hAnsi="Arial" w:cs="Arial"/>
          <w:sz w:val="20"/>
          <w:szCs w:val="20"/>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sidRPr="001E484E">
        <w:rPr>
          <w:rFonts w:ascii="Arial" w:hAnsi="Arial" w:cs="Arial"/>
          <w:sz w:val="20"/>
          <w:szCs w:val="20"/>
        </w:rPr>
        <w:t xml:space="preserve">Email: </w:t>
      </w:r>
      <w:hyperlink r:id="rId6" w:history="1">
        <w:r w:rsidRPr="001E484E">
          <w:rPr>
            <w:rStyle w:val="Hyperlink"/>
            <w:rFonts w:ascii="Arial" w:hAnsi="Arial" w:cs="Arial"/>
            <w:sz w:val="20"/>
            <w:szCs w:val="20"/>
          </w:rPr>
          <w:t>jeffery.clements@dfo-mpo.gc.ca</w:t>
        </w:r>
      </w:hyperlink>
      <w:r w:rsidRPr="001E484E">
        <w:rPr>
          <w:rFonts w:ascii="Arial" w:hAnsi="Arial" w:cs="Arial"/>
          <w:sz w:val="20"/>
          <w:szCs w:val="20"/>
        </w:rPr>
        <w:t xml:space="preserve"> </w:t>
      </w:r>
    </w:p>
    <w:p w14:paraId="02E44CC4"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Tel: +1 (506) 866-6655</w:t>
      </w:r>
    </w:p>
    <w:p w14:paraId="0B619A87" w14:textId="77777777" w:rsidR="00BF2A6F" w:rsidRPr="001E484E" w:rsidRDefault="00BF2A6F" w:rsidP="00BF2A6F">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7" w:history="1">
        <w:r w:rsidRPr="001E484E">
          <w:rPr>
            <w:rStyle w:val="Hyperlink"/>
            <w:rFonts w:ascii="Arial" w:hAnsi="Arial" w:cs="Arial"/>
            <w:sz w:val="20"/>
            <w:szCs w:val="20"/>
          </w:rPr>
          <w:t>https://orcid.org/0000-0001-5140-5751</w:t>
        </w:r>
      </w:hyperlink>
    </w:p>
    <w:p w14:paraId="3D51FBE6" w14:textId="77777777" w:rsidR="00BF2A6F" w:rsidRDefault="00BF2A6F">
      <w:pPr>
        <w:rPr>
          <w:rFonts w:ascii="Arial" w:hAnsi="Arial" w:cs="Arial"/>
          <w:b/>
          <w:bCs/>
          <w:sz w:val="32"/>
          <w:szCs w:val="32"/>
        </w:rPr>
      </w:pPr>
      <w:r>
        <w:rPr>
          <w:rFonts w:ascii="Arial" w:hAnsi="Arial" w:cs="Arial"/>
          <w:b/>
          <w:bCs/>
          <w:sz w:val="32"/>
          <w:szCs w:val="32"/>
        </w:rPr>
        <w:br w:type="page"/>
      </w:r>
    </w:p>
    <w:p w14:paraId="02CE81D6" w14:textId="77777777" w:rsidR="00BF2A6F" w:rsidRPr="001E484E" w:rsidRDefault="00BF2A6F" w:rsidP="00BF2A6F">
      <w:pPr>
        <w:jc w:val="both"/>
        <w:rPr>
          <w:rFonts w:ascii="Arial" w:hAnsi="Arial" w:cs="Arial"/>
          <w:b/>
          <w:bCs/>
          <w:sz w:val="28"/>
          <w:szCs w:val="28"/>
        </w:rPr>
      </w:pPr>
      <w:r>
        <w:rPr>
          <w:rFonts w:ascii="Arial" w:hAnsi="Arial" w:cs="Arial"/>
          <w:b/>
          <w:bCs/>
          <w:sz w:val="28"/>
          <w:szCs w:val="28"/>
        </w:rPr>
        <w:lastRenderedPageBreak/>
        <w:t>Background</w:t>
      </w:r>
    </w:p>
    <w:p w14:paraId="47579508" w14:textId="7E5310A4" w:rsidR="00BF2A6F" w:rsidRPr="00A14DAA" w:rsidRDefault="00BF2A6F" w:rsidP="00BF2A6F">
      <w:pPr>
        <w:jc w:val="both"/>
        <w:rPr>
          <w:rFonts w:ascii="Arial" w:hAnsi="Arial" w:cs="Arial"/>
        </w:rPr>
      </w:pPr>
      <w:r w:rsidRPr="00A14DAA">
        <w:rPr>
          <w:rFonts w:ascii="Arial" w:hAnsi="Arial" w:cs="Arial"/>
        </w:rPr>
        <w:t xml:space="preserve">As mentioned in the main paper, we were interested in longer-term (24-48 h) trends in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mortality and thus focus the presentation on those data. Nonetheless, our methodology captured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rates of tossed back sub-legal clams </w:t>
      </w:r>
      <w:r w:rsidR="008A2122" w:rsidRPr="00A14DAA">
        <w:rPr>
          <w:rFonts w:ascii="Arial" w:hAnsi="Arial" w:cs="Arial"/>
        </w:rPr>
        <w:t xml:space="preserve">every 15 mins for two hours </w:t>
      </w:r>
      <w:r w:rsidRPr="00A14DAA">
        <w:rPr>
          <w:rFonts w:ascii="Arial" w:hAnsi="Arial" w:cs="Arial"/>
        </w:rPr>
        <w:t>following fishing during each experiment</w:t>
      </w:r>
      <w:r w:rsidR="008A2122" w:rsidRPr="00A14DAA">
        <w:rPr>
          <w:rFonts w:ascii="Arial" w:hAnsi="Arial" w:cs="Arial"/>
        </w:rPr>
        <w:t>, which we feel</w:t>
      </w:r>
      <w:r w:rsidRPr="00A14DAA">
        <w:rPr>
          <w:rFonts w:ascii="Arial" w:hAnsi="Arial" w:cs="Arial"/>
        </w:rPr>
        <w:t xml:space="preserve"> are worthy of analysis and discussion. As such, we include this supplementary analysis to document initial burrowing rates of sub-legal sized clams after being fished and tossed back on the sediment surface. </w:t>
      </w:r>
    </w:p>
    <w:p w14:paraId="05FD26C8" w14:textId="77777777" w:rsidR="00BF2A6F" w:rsidRPr="00A14DAA" w:rsidRDefault="00BF2A6F" w:rsidP="00BF2A6F">
      <w:pPr>
        <w:jc w:val="both"/>
        <w:rPr>
          <w:rFonts w:ascii="Arial" w:hAnsi="Arial" w:cs="Arial"/>
        </w:rPr>
      </w:pPr>
    </w:p>
    <w:p w14:paraId="5BC58D16"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Statistical methodology</w:t>
      </w:r>
    </w:p>
    <w:p w14:paraId="44C27B4E" w14:textId="7CD04B3A" w:rsidR="00BF2A6F" w:rsidRPr="00A14DAA" w:rsidRDefault="00BF2A6F" w:rsidP="00BF2A6F">
      <w:pPr>
        <w:jc w:val="both"/>
        <w:rPr>
          <w:rFonts w:ascii="Arial" w:hAnsi="Arial" w:cs="Arial"/>
        </w:rPr>
      </w:pPr>
      <w:r w:rsidRPr="00A14DAA">
        <w:rPr>
          <w:rFonts w:ascii="Arial" w:hAnsi="Arial" w:cs="Arial"/>
        </w:rPr>
        <w:t xml:space="preserve">To briefly reiterate our experimental methodology here, we recorded the proportion of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in each mesocosm plot (at each tide level, and predator treatment during each experiment), every 15 minutes for two hours after “tossing back” the fished sub-legal clams (i.e., placing the clams in the mesocosm plots). As such, the statistical model structure was similar to the analysis in the main paper with two general exceptions: 1. The “time since fishing” factor contained more levels (8 levels: 15, 30, 45, 60, 75, 90, 105, and 120 mins); and 2. we ignored predator treatment, as we did not observe any predators in the mesocosms during this time frame and we would not expect the structure of the different predator treatment plots to affect burrowing. Thus, our model structure had three fixed factors: experiment (5 levels: May, June, July, August, and September), tide level (3 levels: intertidal, shallow subtidal, deeper subtidal), and time since fishing (8 levels</w:t>
      </w:r>
      <w:r w:rsidR="00D64BE8" w:rsidRPr="00A14DAA">
        <w:rPr>
          <w:rFonts w:ascii="Arial" w:hAnsi="Arial" w:cs="Arial"/>
        </w:rPr>
        <w:t>,</w:t>
      </w:r>
      <w:r w:rsidRPr="00A14DAA">
        <w:rPr>
          <w:rFonts w:ascii="Arial" w:hAnsi="Arial" w:cs="Arial"/>
        </w:rPr>
        <w:t xml:space="preserve"> as above). As with the analysis in the main paper, the presence of all-zero observations in some treatment levels resulted in near-complete separation. We thus took the same Bayesian generalized linear mixed modelling approach as described in the main paper. Briefly, models were constructed using the </w:t>
      </w:r>
      <w:proofErr w:type="spellStart"/>
      <w:r w:rsidRPr="00A14DAA">
        <w:rPr>
          <w:rFonts w:ascii="Arial" w:hAnsi="Arial" w:cs="Arial"/>
          <w:i/>
          <w:iCs/>
        </w:rPr>
        <w:t>bglmer</w:t>
      </w:r>
      <w:proofErr w:type="spellEnd"/>
      <w:r w:rsidRPr="00A14DAA">
        <w:rPr>
          <w:rFonts w:ascii="Arial" w:hAnsi="Arial" w:cs="Arial"/>
          <w:i/>
          <w:iCs/>
        </w:rPr>
        <w:t xml:space="preserve">() </w:t>
      </w:r>
      <w:r w:rsidRPr="00A14DAA">
        <w:rPr>
          <w:rFonts w:ascii="Arial" w:hAnsi="Arial" w:cs="Arial"/>
        </w:rPr>
        <w:t>function the (‘</w:t>
      </w:r>
      <w:proofErr w:type="spellStart"/>
      <w:r w:rsidRPr="00A14DAA">
        <w:rPr>
          <w:rFonts w:ascii="Arial" w:hAnsi="Arial" w:cs="Arial"/>
        </w:rPr>
        <w:t>blme</w:t>
      </w:r>
      <w:proofErr w:type="spellEnd"/>
      <w:r w:rsidRPr="00A14DAA">
        <w:rPr>
          <w:rFonts w:ascii="Arial" w:hAnsi="Arial" w:cs="Arial"/>
        </w:rPr>
        <w:t>’ package; Chung et al. 2013), including plot ID as a categorical random variable to account for random spatial effects and repeated measures across the eight time points, and  specifying weak zero-mean normal priors (</w:t>
      </w:r>
      <w:r w:rsidR="00262E4C" w:rsidRPr="00A14DAA">
        <w:rPr>
          <w:rFonts w:ascii="Arial" w:hAnsi="Arial" w:cs="Arial"/>
        </w:rPr>
        <w:t>6</w:t>
      </w:r>
      <w:r w:rsidRPr="00A14DAA">
        <w:rPr>
          <w:rFonts w:ascii="Arial" w:hAnsi="Arial" w:cs="Arial"/>
        </w:rPr>
        <w:t xml:space="preserve">,120) to account for near-complete separation (as per </w:t>
      </w:r>
      <w:proofErr w:type="spellStart"/>
      <w:r w:rsidRPr="00A14DAA">
        <w:rPr>
          <w:rFonts w:ascii="Arial" w:hAnsi="Arial" w:cs="Arial"/>
        </w:rPr>
        <w:t>Bolker</w:t>
      </w:r>
      <w:proofErr w:type="spellEnd"/>
      <w:r w:rsidRPr="00A14DAA">
        <w:rPr>
          <w:rFonts w:ascii="Arial" w:hAnsi="Arial" w:cs="Arial"/>
        </w:rPr>
        <w:t xml:space="preserve"> 2018)</w:t>
      </w:r>
      <w:r w:rsidR="006B6762" w:rsidRPr="00A14DAA">
        <w:rPr>
          <w:rFonts w:ascii="Arial" w:hAnsi="Arial" w:cs="Arial"/>
        </w:rPr>
        <w:t>. The</w:t>
      </w:r>
      <w:r w:rsidRPr="00A14DAA">
        <w:rPr>
          <w:rFonts w:ascii="Arial" w:hAnsi="Arial" w:cs="Arial"/>
        </w:rPr>
        <w:t xml:space="preserve"> </w:t>
      </w:r>
      <w:r w:rsidR="00950CC9" w:rsidRPr="00A14DAA">
        <w:rPr>
          <w:rFonts w:ascii="Arial" w:hAnsi="Arial" w:cs="Arial"/>
        </w:rPr>
        <w:t>lower</w:t>
      </w:r>
      <w:r w:rsidRPr="00A14DAA">
        <w:rPr>
          <w:rFonts w:ascii="Arial" w:hAnsi="Arial" w:cs="Arial"/>
        </w:rPr>
        <w:t xml:space="preserve"> </w:t>
      </w:r>
      <w:r w:rsidR="006B6762" w:rsidRPr="00A14DAA">
        <w:rPr>
          <w:rFonts w:ascii="Arial" w:hAnsi="Arial" w:cs="Arial"/>
        </w:rPr>
        <w:t xml:space="preserve">variance </w:t>
      </w:r>
      <w:r w:rsidRPr="00A14DAA">
        <w:rPr>
          <w:rFonts w:ascii="Arial" w:hAnsi="Arial" w:cs="Arial"/>
        </w:rPr>
        <w:t>prior</w:t>
      </w:r>
      <w:r w:rsidR="00950CC9" w:rsidRPr="00A14DAA">
        <w:rPr>
          <w:rFonts w:ascii="Arial" w:hAnsi="Arial" w:cs="Arial"/>
        </w:rPr>
        <w:t xml:space="preserve"> was</w:t>
      </w:r>
      <w:r w:rsidRPr="00A14DAA">
        <w:rPr>
          <w:rFonts w:ascii="Arial" w:hAnsi="Arial" w:cs="Arial"/>
        </w:rPr>
        <w:t xml:space="preserve"> chosen due to the removal of predator treatment as a fixed factor and the increased number of replicates for each fixed factor combination level</w:t>
      </w:r>
      <w:r w:rsidR="006B6762" w:rsidRPr="00A14DAA">
        <w:rPr>
          <w:rFonts w:ascii="Arial" w:hAnsi="Arial" w:cs="Arial"/>
        </w:rPr>
        <w:t xml:space="preserve">; the diagonal matrix value of 120 was chosen to match the number of terms in the models. </w:t>
      </w:r>
      <w:r w:rsidRPr="00A14DAA">
        <w:rPr>
          <w:rFonts w:ascii="Arial" w:hAnsi="Arial" w:cs="Arial"/>
        </w:rPr>
        <w:t xml:space="preserve">After model construction, the </w:t>
      </w:r>
      <w:proofErr w:type="spellStart"/>
      <w:r w:rsidRPr="00A14DAA">
        <w:rPr>
          <w:rFonts w:ascii="Arial" w:hAnsi="Arial" w:cs="Arial"/>
          <w:i/>
          <w:iCs/>
        </w:rPr>
        <w:t>Anova</w:t>
      </w:r>
      <w:proofErr w:type="spellEnd"/>
      <w:r w:rsidRPr="00A14DAA">
        <w:rPr>
          <w:rFonts w:ascii="Arial" w:hAnsi="Arial" w:cs="Arial"/>
          <w:i/>
          <w:iCs/>
        </w:rPr>
        <w:t xml:space="preserve">() </w:t>
      </w:r>
      <w:r w:rsidRPr="00A14DAA">
        <w:rPr>
          <w:rFonts w:ascii="Arial" w:hAnsi="Arial" w:cs="Arial"/>
        </w:rPr>
        <w:t>function (‘car’ package; Fox &amp; Weisberg 2019) was then used to obtain model results, using a Type 3 test.</w:t>
      </w:r>
    </w:p>
    <w:p w14:paraId="740131E7" w14:textId="77777777" w:rsidR="00BF2A6F" w:rsidRPr="00A14DAA" w:rsidRDefault="00BF2A6F" w:rsidP="00BF2A6F">
      <w:pPr>
        <w:jc w:val="both"/>
        <w:rPr>
          <w:rFonts w:ascii="Arial" w:hAnsi="Arial" w:cs="Arial"/>
        </w:rPr>
      </w:pPr>
    </w:p>
    <w:p w14:paraId="6CE47190"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Results and interpretation</w:t>
      </w:r>
    </w:p>
    <w:p w14:paraId="12E58AE4" w14:textId="68140922" w:rsidR="00BF2A6F" w:rsidRPr="00A14DAA" w:rsidRDefault="00BF2A6F" w:rsidP="00BF2A6F">
      <w:pPr>
        <w:jc w:val="both"/>
        <w:rPr>
          <w:rFonts w:ascii="Arial" w:hAnsi="Arial" w:cs="Arial"/>
        </w:rPr>
      </w:pPr>
      <w:r w:rsidRPr="00A14DAA">
        <w:rPr>
          <w:rFonts w:ascii="Arial" w:hAnsi="Arial" w:cs="Arial"/>
        </w:rPr>
        <w:t xml:space="preserve">The global BGLMM model revealed a significant experiment × time since fishing × tide level effect on the proportion of clams that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on Day</w:t>
      </w:r>
      <w:r w:rsidR="00D64BE8" w:rsidRPr="00A14DAA">
        <w:rPr>
          <w:rFonts w:ascii="Arial" w:hAnsi="Arial" w:cs="Arial"/>
        </w:rPr>
        <w:t xml:space="preserve"> 1</w:t>
      </w:r>
      <w:r w:rsidRPr="00A14DAA">
        <w:rPr>
          <w:rFonts w:ascii="Arial" w:hAnsi="Arial" w:cs="Arial"/>
        </w:rPr>
        <w:t xml:space="preserve"> (</w:t>
      </w:r>
      <w:r w:rsidRPr="00A14DAA">
        <w:rPr>
          <w:rFonts w:ascii="Cambria Math" w:hAnsi="Cambria Math" w:cs="Cambria Math"/>
        </w:rPr>
        <w:t>𝛘</w:t>
      </w:r>
      <w:r w:rsidRPr="00A14DAA">
        <w:rPr>
          <w:rFonts w:ascii="Arial" w:hAnsi="Arial" w:cs="Arial"/>
          <w:vertAlign w:val="superscript"/>
        </w:rPr>
        <w:t>2</w:t>
      </w:r>
      <w:r w:rsidRPr="00A14DAA">
        <w:rPr>
          <w:rFonts w:ascii="Arial" w:hAnsi="Arial" w:cs="Arial"/>
          <w:vertAlign w:val="subscript"/>
        </w:rPr>
        <w:t>56</w:t>
      </w:r>
      <w:r w:rsidRPr="00A14DAA">
        <w:rPr>
          <w:rFonts w:ascii="Arial" w:hAnsi="Arial" w:cs="Arial"/>
        </w:rPr>
        <w:t xml:space="preserve"> = 109.24, </w:t>
      </w:r>
      <w:r w:rsidRPr="00A14DAA">
        <w:rPr>
          <w:rFonts w:ascii="Arial" w:hAnsi="Arial" w:cs="Arial"/>
          <w:i/>
          <w:iCs/>
        </w:rPr>
        <w:t>p</w:t>
      </w:r>
      <w:r w:rsidRPr="00A14DAA">
        <w:rPr>
          <w:rFonts w:ascii="Arial" w:hAnsi="Arial" w:cs="Arial"/>
        </w:rPr>
        <w:t xml:space="preserve"> &lt; 0.0001) (</w:t>
      </w:r>
      <w:r w:rsidRPr="00A14DAA">
        <w:rPr>
          <w:rFonts w:ascii="Arial" w:hAnsi="Arial" w:cs="Arial"/>
          <w:b/>
          <w:bCs/>
        </w:rPr>
        <w:t>Fig. SA1, Table SA1</w:t>
      </w:r>
      <w:r w:rsidRPr="00A14DAA">
        <w:rPr>
          <w:rFonts w:ascii="Arial" w:hAnsi="Arial" w:cs="Arial"/>
        </w:rPr>
        <w:t xml:space="preserve">). Given the multiplicative complexity of this interaction, we elected to forego statistical pairwise comparisons and simply discuss </w:t>
      </w:r>
      <w:r w:rsidR="00D64BE8" w:rsidRPr="00A14DAA">
        <w:rPr>
          <w:rFonts w:ascii="Arial" w:hAnsi="Arial" w:cs="Arial"/>
        </w:rPr>
        <w:t xml:space="preserve">general </w:t>
      </w:r>
      <w:r w:rsidRPr="00A14DAA">
        <w:rPr>
          <w:rFonts w:ascii="Arial" w:hAnsi="Arial" w:cs="Arial"/>
        </w:rPr>
        <w:t>comparisons between experiments, time, and tidal levels, with reference to overlapping error bars for interpretation.</w:t>
      </w:r>
    </w:p>
    <w:p w14:paraId="0B0DFDC3" w14:textId="1CE369DE" w:rsidR="00BF2A6F" w:rsidRPr="00A14DAA" w:rsidRDefault="00BF2A6F" w:rsidP="00BF2A6F">
      <w:pPr>
        <w:jc w:val="both"/>
        <w:rPr>
          <w:rFonts w:ascii="Arial" w:hAnsi="Arial" w:cs="Arial"/>
        </w:rPr>
      </w:pPr>
      <w:r w:rsidRPr="00A14DAA">
        <w:rPr>
          <w:rFonts w:ascii="Arial" w:hAnsi="Arial" w:cs="Arial"/>
        </w:rPr>
        <w:t xml:space="preserve">With the exception of four clams in the September experiment, clams in the intertidal plots were unable to </w:t>
      </w:r>
      <w:proofErr w:type="spellStart"/>
      <w:r w:rsidR="00A14DAA">
        <w:rPr>
          <w:rFonts w:ascii="Arial" w:hAnsi="Arial" w:cs="Arial"/>
        </w:rPr>
        <w:t>reburrow</w:t>
      </w:r>
      <w:proofErr w:type="spellEnd"/>
      <w:r w:rsidRPr="00A14DAA">
        <w:rPr>
          <w:rFonts w:ascii="Arial" w:hAnsi="Arial" w:cs="Arial"/>
        </w:rPr>
        <w:t xml:space="preserve"> within two hours of being tossed back (</w:t>
      </w:r>
      <w:r w:rsidRPr="00A14DAA">
        <w:rPr>
          <w:rFonts w:ascii="Arial" w:hAnsi="Arial" w:cs="Arial"/>
          <w:b/>
          <w:bCs/>
        </w:rPr>
        <w:t>Fig. SA1</w:t>
      </w:r>
      <w:r w:rsidRPr="00A14DAA">
        <w:rPr>
          <w:rFonts w:ascii="Arial" w:hAnsi="Arial" w:cs="Arial"/>
        </w:rPr>
        <w:t>).</w:t>
      </w:r>
      <w:r w:rsidRPr="00A14DAA">
        <w:rPr>
          <w:rFonts w:ascii="Arial" w:hAnsi="Arial" w:cs="Arial"/>
          <w:b/>
          <w:bCs/>
        </w:rPr>
        <w:t xml:space="preserve"> </w:t>
      </w:r>
      <w:r w:rsidRPr="00A14DAA">
        <w:rPr>
          <w:rFonts w:ascii="Arial" w:hAnsi="Arial" w:cs="Arial"/>
        </w:rPr>
        <w:t>This coincides with the</w:t>
      </w:r>
      <w:r w:rsidRPr="00A14DAA">
        <w:rPr>
          <w:rFonts w:ascii="Arial" w:hAnsi="Arial" w:cs="Arial"/>
          <w:b/>
          <w:bCs/>
        </w:rPr>
        <w:t xml:space="preserve"> </w:t>
      </w:r>
      <w:r w:rsidRPr="00A14DAA">
        <w:rPr>
          <w:rFonts w:ascii="Arial" w:hAnsi="Arial" w:cs="Arial"/>
        </w:rPr>
        <w:t xml:space="preserve">results of previous studies (see Ledoux et al. 2023a for discussion) and reiterates that clams require submergence in water in order to burrow (Trueman 1968). As for the four exceptional intertidal clams </w:t>
      </w:r>
      <w:r w:rsidR="00341CBC" w:rsidRPr="00A14DAA">
        <w:rPr>
          <w:rFonts w:ascii="Arial" w:hAnsi="Arial" w:cs="Arial"/>
        </w:rPr>
        <w:t xml:space="preserve">that </w:t>
      </w:r>
      <w:r w:rsidRPr="00A14DAA">
        <w:rPr>
          <w:rFonts w:ascii="Arial" w:hAnsi="Arial" w:cs="Arial"/>
        </w:rPr>
        <w:t>were fully b</w:t>
      </w:r>
      <w:r w:rsidR="00A14DAA">
        <w:rPr>
          <w:rFonts w:ascii="Arial" w:hAnsi="Arial" w:cs="Arial"/>
        </w:rPr>
        <w:t>u</w:t>
      </w:r>
      <w:r w:rsidRPr="00A14DAA">
        <w:rPr>
          <w:rFonts w:ascii="Arial" w:hAnsi="Arial" w:cs="Arial"/>
        </w:rPr>
        <w:t xml:space="preserve">rrowed </w:t>
      </w:r>
      <w:r w:rsidR="00341CBC" w:rsidRPr="00A14DAA">
        <w:rPr>
          <w:rFonts w:ascii="Arial" w:hAnsi="Arial" w:cs="Arial"/>
        </w:rPr>
        <w:t>at</w:t>
      </w:r>
      <w:r w:rsidRPr="00A14DAA">
        <w:rPr>
          <w:rFonts w:ascii="Arial" w:hAnsi="Arial" w:cs="Arial"/>
        </w:rPr>
        <w:t xml:space="preserve"> the intertidal </w:t>
      </w:r>
      <w:r w:rsidR="00341CBC" w:rsidRPr="00A14DAA">
        <w:rPr>
          <w:rFonts w:ascii="Arial" w:hAnsi="Arial" w:cs="Arial"/>
        </w:rPr>
        <w:t xml:space="preserve">level </w:t>
      </w:r>
      <w:r w:rsidRPr="00A14DAA">
        <w:rPr>
          <w:rFonts w:ascii="Arial" w:hAnsi="Arial" w:cs="Arial"/>
        </w:rPr>
        <w:t xml:space="preserve">in September: we cannot functionally </w:t>
      </w:r>
      <w:r w:rsidRPr="00A14DAA">
        <w:rPr>
          <w:rFonts w:ascii="Arial" w:hAnsi="Arial" w:cs="Arial"/>
        </w:rPr>
        <w:lastRenderedPageBreak/>
        <w:t>explain these</w:t>
      </w:r>
      <w:r w:rsidR="00341CBC" w:rsidRPr="00A14DAA">
        <w:rPr>
          <w:rFonts w:ascii="Arial" w:hAnsi="Arial" w:cs="Arial"/>
        </w:rPr>
        <w:t xml:space="preserve"> occurrences</w:t>
      </w:r>
      <w:r w:rsidRPr="00A14DAA">
        <w:rPr>
          <w:rFonts w:ascii="Arial" w:hAnsi="Arial" w:cs="Arial"/>
        </w:rPr>
        <w:t xml:space="preserve"> from our observations. It is perhaps possible that these individuals were captured and deployed in the intertidal in prior experiments and perhaps </w:t>
      </w:r>
      <w:r w:rsidR="00341CBC" w:rsidRPr="00A14DAA">
        <w:rPr>
          <w:rFonts w:ascii="Arial" w:hAnsi="Arial" w:cs="Arial"/>
        </w:rPr>
        <w:t xml:space="preserve">had </w:t>
      </w:r>
      <w:r w:rsidRPr="00A14DAA">
        <w:rPr>
          <w:rFonts w:ascii="Arial" w:hAnsi="Arial" w:cs="Arial"/>
        </w:rPr>
        <w:t xml:space="preserve">habituated to such conditions, as bivalves are reported to be able to habituate to repeated stimuli despite being </w:t>
      </w:r>
      <w:proofErr w:type="spellStart"/>
      <w:r w:rsidRPr="00A14DAA">
        <w:rPr>
          <w:rFonts w:ascii="Arial" w:hAnsi="Arial" w:cs="Arial"/>
        </w:rPr>
        <w:t>uncephalized</w:t>
      </w:r>
      <w:proofErr w:type="spellEnd"/>
      <w:r w:rsidRPr="00A14DAA">
        <w:rPr>
          <w:rFonts w:ascii="Arial" w:hAnsi="Arial" w:cs="Arial"/>
        </w:rPr>
        <w:t xml:space="preserve"> (Clements et al. 2021, Hubert et al. 2022).  Regardless, this finding speaks to the incredible functional diversity exhibited by marine bivalves. </w:t>
      </w:r>
    </w:p>
    <w:p w14:paraId="32CCC668" w14:textId="77777777" w:rsidR="00BF2A6F" w:rsidRPr="00A14DAA" w:rsidRDefault="00BF2A6F" w:rsidP="00BF2A6F">
      <w:pPr>
        <w:jc w:val="both"/>
        <w:rPr>
          <w:rFonts w:ascii="Arial" w:hAnsi="Arial" w:cs="Arial"/>
        </w:rPr>
      </w:pPr>
    </w:p>
    <w:p w14:paraId="74E44FD5" w14:textId="0BFD5EB5" w:rsidR="00BF2A6F" w:rsidRPr="00A14DAA" w:rsidRDefault="00344D45" w:rsidP="00BF2A6F">
      <w:pPr>
        <w:jc w:val="center"/>
        <w:rPr>
          <w:rFonts w:ascii="Arial" w:hAnsi="Arial" w:cs="Arial"/>
        </w:rPr>
      </w:pPr>
      <w:r w:rsidRPr="00A14DAA">
        <w:rPr>
          <w:rFonts w:ascii="Arial" w:hAnsi="Arial" w:cs="Arial"/>
          <w:noProof/>
          <w14:ligatures w14:val="standardContextual"/>
        </w:rPr>
        <w:drawing>
          <wp:inline distT="0" distB="0" distL="0" distR="0" wp14:anchorId="12270213" wp14:editId="78FB4579">
            <wp:extent cx="5943600" cy="4245610"/>
            <wp:effectExtent l="0" t="0" r="0" b="2540"/>
            <wp:docPr id="32497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7357" name="Picture 324977357"/>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D7863A" w14:textId="700C2D8C" w:rsidR="00BF2A6F" w:rsidRPr="00A14DAA" w:rsidRDefault="00BF2A6F" w:rsidP="00BF2A6F">
      <w:pPr>
        <w:jc w:val="center"/>
        <w:rPr>
          <w:rFonts w:ascii="Arial" w:hAnsi="Arial" w:cs="Arial"/>
          <w:sz w:val="20"/>
          <w:szCs w:val="20"/>
        </w:rPr>
      </w:pPr>
      <w:r w:rsidRPr="00A14DAA">
        <w:rPr>
          <w:rFonts w:ascii="Arial" w:hAnsi="Arial" w:cs="Arial"/>
          <w:b/>
          <w:bCs/>
          <w:sz w:val="20"/>
          <w:szCs w:val="20"/>
        </w:rPr>
        <w:t xml:space="preserve">Figure SA1. </w:t>
      </w:r>
      <w:r w:rsidRPr="00A14DAA">
        <w:rPr>
          <w:rFonts w:ascii="Arial" w:hAnsi="Arial" w:cs="Arial"/>
          <w:sz w:val="20"/>
          <w:szCs w:val="20"/>
        </w:rPr>
        <w:t xml:space="preserve">Proportions of clams fully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during each 15 minute interval for the two hours after being returned to the sediment surface in each experiment and tide level. Data are means ± standard deviation. IN = intertidal; S1 = shallow subtidal; S2 = deeper subtidal.</w:t>
      </w:r>
    </w:p>
    <w:p w14:paraId="684555FB" w14:textId="77777777" w:rsidR="00BF2A6F" w:rsidRPr="00A14DAA" w:rsidRDefault="00BF2A6F" w:rsidP="00BF2A6F">
      <w:pPr>
        <w:jc w:val="both"/>
        <w:rPr>
          <w:rFonts w:ascii="Arial" w:hAnsi="Arial" w:cs="Arial"/>
        </w:rPr>
      </w:pPr>
    </w:p>
    <w:p w14:paraId="47006236" w14:textId="490A4733" w:rsidR="00BF2A6F" w:rsidRPr="00A14DAA" w:rsidRDefault="00BF2A6F" w:rsidP="00BF2A6F">
      <w:pPr>
        <w:jc w:val="both"/>
        <w:rPr>
          <w:rFonts w:ascii="Arial" w:hAnsi="Arial" w:cs="Arial"/>
        </w:rPr>
      </w:pPr>
      <w:r w:rsidRPr="00A14DAA">
        <w:rPr>
          <w:rFonts w:ascii="Arial" w:hAnsi="Arial" w:cs="Arial"/>
        </w:rPr>
        <w:t xml:space="preserve">Contrary to the intertidal, most of the clams in the two subtidal plots were able to </w:t>
      </w:r>
      <w:proofErr w:type="spellStart"/>
      <w:r w:rsidR="00A14DAA">
        <w:rPr>
          <w:rFonts w:ascii="Arial" w:hAnsi="Arial" w:cs="Arial"/>
        </w:rPr>
        <w:t>reburrow</w:t>
      </w:r>
      <w:proofErr w:type="spellEnd"/>
      <w:r w:rsidRPr="00A14DAA">
        <w:rPr>
          <w:rFonts w:ascii="Arial" w:hAnsi="Arial" w:cs="Arial"/>
        </w:rPr>
        <w:t xml:space="preserve"> within 2 hours of being tossed back, with the exception of clams in the June heatwave experiment (</w:t>
      </w:r>
      <w:r w:rsidRPr="00A14DAA">
        <w:rPr>
          <w:rFonts w:ascii="Arial" w:hAnsi="Arial" w:cs="Arial"/>
          <w:b/>
          <w:bCs/>
        </w:rPr>
        <w:t>Fig SA1</w:t>
      </w:r>
      <w:r w:rsidRPr="00A14DAA">
        <w:rPr>
          <w:rFonts w:ascii="Arial" w:hAnsi="Arial" w:cs="Arial"/>
        </w:rPr>
        <w:t xml:space="preserve">). Generally, clams in the two subtidal plots began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at 30-45 mins </w:t>
      </w:r>
      <w:r w:rsidR="00A83C13" w:rsidRPr="00A14DAA">
        <w:rPr>
          <w:rFonts w:ascii="Arial" w:hAnsi="Arial" w:cs="Arial"/>
        </w:rPr>
        <w:t>after</w:t>
      </w:r>
      <w:r w:rsidRPr="00A14DAA">
        <w:rPr>
          <w:rFonts w:ascii="Arial" w:hAnsi="Arial" w:cs="Arial"/>
        </w:rPr>
        <w:t xml:space="preserve"> being placed on the sediment surface, and 50-80% of the clams were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after two hours (</w:t>
      </w:r>
      <w:r w:rsidRPr="00A14DAA">
        <w:rPr>
          <w:rFonts w:ascii="Arial" w:hAnsi="Arial" w:cs="Arial"/>
          <w:b/>
          <w:bCs/>
        </w:rPr>
        <w:t>Fig. SA1</w:t>
      </w:r>
      <w:r w:rsidRPr="00A14DAA">
        <w:rPr>
          <w:rFonts w:ascii="Arial" w:hAnsi="Arial" w:cs="Arial"/>
        </w:rPr>
        <w:t xml:space="preserve">). Burrowing proportions after two hours generally appeared higher in the deeper subtidal plots compared to the shallow subtidal (although error bars generally show a fair degree of overlap, suggesting that any increased facilitation of </w:t>
      </w:r>
      <w:proofErr w:type="spellStart"/>
      <w:r w:rsidRPr="00A14DAA">
        <w:rPr>
          <w:rFonts w:ascii="Arial" w:hAnsi="Arial" w:cs="Arial"/>
        </w:rPr>
        <w:t>reburrowing</w:t>
      </w:r>
      <w:proofErr w:type="spellEnd"/>
      <w:r w:rsidRPr="00A14DAA">
        <w:rPr>
          <w:rFonts w:ascii="Arial" w:hAnsi="Arial" w:cs="Arial"/>
        </w:rPr>
        <w:t xml:space="preserve"> in deeper water is likely minimal). Once again, this is in line with the results of  Ledoux et al. (2023a), who reported that clams placed back in water have a better chance of </w:t>
      </w:r>
      <w:proofErr w:type="spellStart"/>
      <w:r w:rsidRPr="00A14DAA">
        <w:rPr>
          <w:rFonts w:ascii="Arial" w:hAnsi="Arial" w:cs="Arial"/>
        </w:rPr>
        <w:t>reburrowing</w:t>
      </w:r>
      <w:proofErr w:type="spellEnd"/>
      <w:r w:rsidRPr="00A14DAA">
        <w:rPr>
          <w:rFonts w:ascii="Arial" w:hAnsi="Arial" w:cs="Arial"/>
        </w:rPr>
        <w:t xml:space="preserve"> and surviving after being fished, </w:t>
      </w:r>
      <w:r w:rsidRPr="00A14DAA">
        <w:rPr>
          <w:rFonts w:ascii="Arial" w:hAnsi="Arial" w:cs="Arial"/>
        </w:rPr>
        <w:lastRenderedPageBreak/>
        <w:t xml:space="preserve">and that those placed in deeper water tend to </w:t>
      </w:r>
      <w:proofErr w:type="spellStart"/>
      <w:r w:rsidR="00A14DAA">
        <w:rPr>
          <w:rFonts w:ascii="Arial" w:hAnsi="Arial" w:cs="Arial"/>
        </w:rPr>
        <w:t>reburrow</w:t>
      </w:r>
      <w:proofErr w:type="spellEnd"/>
      <w:r w:rsidRPr="00A14DAA">
        <w:rPr>
          <w:rFonts w:ascii="Arial" w:hAnsi="Arial" w:cs="Arial"/>
        </w:rPr>
        <w:t xml:space="preserve"> slightly quicker, likely aided by increase</w:t>
      </w:r>
      <w:r w:rsidR="00EE140E" w:rsidRPr="00A14DAA">
        <w:rPr>
          <w:rFonts w:ascii="Arial" w:hAnsi="Arial" w:cs="Arial"/>
        </w:rPr>
        <w:t>d</w:t>
      </w:r>
      <w:r w:rsidRPr="00A14DAA">
        <w:rPr>
          <w:rFonts w:ascii="Arial" w:hAnsi="Arial" w:cs="Arial"/>
        </w:rPr>
        <w:t xml:space="preserve"> downward water pressure. </w:t>
      </w:r>
    </w:p>
    <w:p w14:paraId="74C49E43" w14:textId="77777777" w:rsidR="00BF2A6F" w:rsidRPr="00A14DAA" w:rsidRDefault="00BF2A6F" w:rsidP="00BF2A6F">
      <w:pPr>
        <w:jc w:val="both"/>
        <w:rPr>
          <w:rFonts w:ascii="Arial" w:hAnsi="Arial" w:cs="Arial"/>
        </w:rPr>
      </w:pPr>
    </w:p>
    <w:p w14:paraId="35F858B7" w14:textId="63647C56" w:rsidR="00BF2A6F" w:rsidRPr="00A14DAA" w:rsidRDefault="00BF2A6F" w:rsidP="00BF2A6F">
      <w:pPr>
        <w:spacing w:line="240" w:lineRule="auto"/>
        <w:jc w:val="center"/>
        <w:rPr>
          <w:rFonts w:ascii="Arial" w:hAnsi="Arial" w:cs="Arial"/>
          <w:sz w:val="20"/>
          <w:szCs w:val="20"/>
        </w:rPr>
      </w:pPr>
      <w:r w:rsidRPr="00A14DAA">
        <w:rPr>
          <w:rFonts w:ascii="Arial" w:hAnsi="Arial" w:cs="Arial"/>
          <w:b/>
          <w:bCs/>
          <w:sz w:val="20"/>
          <w:szCs w:val="20"/>
        </w:rPr>
        <w:t xml:space="preserve">Table SA1. </w:t>
      </w:r>
      <w:r w:rsidRPr="00A14DAA">
        <w:rPr>
          <w:rFonts w:ascii="Arial" w:hAnsi="Arial" w:cs="Arial"/>
          <w:sz w:val="20"/>
          <w:szCs w:val="20"/>
        </w:rPr>
        <w:t xml:space="preserve">Results of Bayesian generalized linear mixed models for the effects of experiment (May, June, July, August, September), time since fishing (15, 30, 45, 60, 75, 90, 105, 120 mins), and tide level (intertidal, shallow subtidal, deeper subtidal) on the proportion of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clams during the two hours following being placed back on the sediment surface on Day 1 of the experiments. Statistical model included Plot ID as a random variable to account for spatial effects and repeated measures over the two time points. Results were generated using the </w:t>
      </w:r>
      <w:proofErr w:type="spellStart"/>
      <w:r w:rsidRPr="00A14DAA">
        <w:rPr>
          <w:rFonts w:ascii="Arial" w:hAnsi="Arial" w:cs="Arial"/>
          <w:i/>
          <w:iCs/>
          <w:sz w:val="20"/>
          <w:szCs w:val="20"/>
        </w:rPr>
        <w:t>Anova</w:t>
      </w:r>
      <w:proofErr w:type="spellEnd"/>
      <w:r w:rsidRPr="00A14DAA">
        <w:rPr>
          <w:rFonts w:ascii="Arial" w:hAnsi="Arial" w:cs="Arial"/>
          <w:i/>
          <w:iCs/>
          <w:sz w:val="20"/>
          <w:szCs w:val="20"/>
        </w:rPr>
        <w:t xml:space="preserve">() </w:t>
      </w:r>
      <w:r w:rsidRPr="00A14DAA">
        <w:rPr>
          <w:rFonts w:ascii="Arial" w:hAnsi="Arial" w:cs="Arial"/>
          <w:sz w:val="20"/>
          <w:szCs w:val="20"/>
        </w:rPr>
        <w:t>function from the ‘car’ package in R, which provides Wald chi-square test results for fixed effects. Bolded text denotes significant effects at p ≤ 0.05.</w:t>
      </w:r>
    </w:p>
    <w:tbl>
      <w:tblPr>
        <w:tblW w:w="6760" w:type="dxa"/>
        <w:jc w:val="center"/>
        <w:tblLook w:val="04A0" w:firstRow="1" w:lastRow="0" w:firstColumn="1" w:lastColumn="0" w:noHBand="0" w:noVBand="1"/>
      </w:tblPr>
      <w:tblGrid>
        <w:gridCol w:w="3720"/>
        <w:gridCol w:w="960"/>
        <w:gridCol w:w="960"/>
        <w:gridCol w:w="1120"/>
      </w:tblGrid>
      <w:tr w:rsidR="00BF2A6F" w:rsidRPr="00A14DAA" w14:paraId="2815F4D0" w14:textId="77777777" w:rsidTr="00B8342E">
        <w:trPr>
          <w:trHeight w:val="300"/>
          <w:jc w:val="center"/>
        </w:trPr>
        <w:tc>
          <w:tcPr>
            <w:tcW w:w="3720" w:type="dxa"/>
            <w:tcBorders>
              <w:top w:val="single" w:sz="4" w:space="0" w:color="auto"/>
              <w:left w:val="nil"/>
              <w:bottom w:val="single" w:sz="4" w:space="0" w:color="auto"/>
              <w:right w:val="nil"/>
            </w:tcBorders>
            <w:shd w:val="clear" w:color="auto" w:fill="auto"/>
            <w:noWrap/>
            <w:vAlign w:val="bottom"/>
            <w:hideMark/>
          </w:tcPr>
          <w:p w14:paraId="13703F5F"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543BDFA6" w14:textId="4EC272E2" w:rsidR="00BF2A6F" w:rsidRPr="00A14DAA" w:rsidRDefault="004A7F72" w:rsidP="00B8342E">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960" w:type="dxa"/>
            <w:tcBorders>
              <w:top w:val="single" w:sz="4" w:space="0" w:color="auto"/>
              <w:left w:val="nil"/>
              <w:bottom w:val="single" w:sz="4" w:space="0" w:color="auto"/>
              <w:right w:val="nil"/>
            </w:tcBorders>
            <w:shd w:val="clear" w:color="auto" w:fill="auto"/>
            <w:noWrap/>
            <w:vAlign w:val="bottom"/>
            <w:hideMark/>
          </w:tcPr>
          <w:p w14:paraId="17FFCFBB" w14:textId="5F621E14" w:rsidR="00BF2A6F" w:rsidRPr="00A14DAA" w:rsidRDefault="004A7F72" w:rsidP="00B8342E">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w:t>
            </w:r>
            <w:r w:rsidR="00BF2A6F" w:rsidRPr="00A14DAA">
              <w:rPr>
                <w:rFonts w:ascii="Arial" w:eastAsia="Times New Roman" w:hAnsi="Arial" w:cs="Arial"/>
                <w:color w:val="000000"/>
                <w:sz w:val="20"/>
                <w:szCs w:val="20"/>
              </w:rPr>
              <w:t>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4BD0E60A"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p-value</w:t>
            </w:r>
          </w:p>
        </w:tc>
      </w:tr>
      <w:tr w:rsidR="00BF2A6F" w:rsidRPr="00A14DAA" w14:paraId="623F0B69"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D5D879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p>
        </w:tc>
        <w:tc>
          <w:tcPr>
            <w:tcW w:w="960" w:type="dxa"/>
            <w:tcBorders>
              <w:top w:val="nil"/>
              <w:left w:val="nil"/>
              <w:bottom w:val="nil"/>
              <w:right w:val="nil"/>
            </w:tcBorders>
            <w:shd w:val="clear" w:color="auto" w:fill="auto"/>
            <w:noWrap/>
            <w:vAlign w:val="bottom"/>
            <w:hideMark/>
          </w:tcPr>
          <w:p w14:paraId="3828406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155.49</w:t>
            </w:r>
          </w:p>
        </w:tc>
        <w:tc>
          <w:tcPr>
            <w:tcW w:w="960" w:type="dxa"/>
            <w:tcBorders>
              <w:top w:val="nil"/>
              <w:left w:val="nil"/>
              <w:bottom w:val="nil"/>
              <w:right w:val="nil"/>
            </w:tcBorders>
            <w:shd w:val="clear" w:color="auto" w:fill="auto"/>
            <w:noWrap/>
            <w:vAlign w:val="bottom"/>
            <w:hideMark/>
          </w:tcPr>
          <w:p w14:paraId="7B3C0D2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9D0970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24BF2C5F"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27A59E80"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w:t>
            </w:r>
          </w:p>
        </w:tc>
        <w:tc>
          <w:tcPr>
            <w:tcW w:w="960" w:type="dxa"/>
            <w:tcBorders>
              <w:top w:val="nil"/>
              <w:left w:val="nil"/>
              <w:bottom w:val="nil"/>
              <w:right w:val="nil"/>
            </w:tcBorders>
            <w:shd w:val="clear" w:color="auto" w:fill="auto"/>
            <w:noWrap/>
            <w:vAlign w:val="bottom"/>
            <w:hideMark/>
          </w:tcPr>
          <w:p w14:paraId="17BE68C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17.94</w:t>
            </w:r>
          </w:p>
        </w:tc>
        <w:tc>
          <w:tcPr>
            <w:tcW w:w="960" w:type="dxa"/>
            <w:tcBorders>
              <w:top w:val="nil"/>
              <w:left w:val="nil"/>
              <w:bottom w:val="nil"/>
              <w:right w:val="nil"/>
            </w:tcBorders>
            <w:shd w:val="clear" w:color="auto" w:fill="auto"/>
            <w:noWrap/>
            <w:vAlign w:val="bottom"/>
            <w:hideMark/>
          </w:tcPr>
          <w:p w14:paraId="7EC71AD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375DCE46"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0.0013</w:t>
            </w:r>
          </w:p>
        </w:tc>
      </w:tr>
      <w:tr w:rsidR="00BF2A6F" w:rsidRPr="00A14DAA" w14:paraId="2CB26702"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516034A"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w:t>
            </w:r>
          </w:p>
        </w:tc>
        <w:tc>
          <w:tcPr>
            <w:tcW w:w="960" w:type="dxa"/>
            <w:tcBorders>
              <w:top w:val="nil"/>
              <w:left w:val="nil"/>
              <w:bottom w:val="nil"/>
              <w:right w:val="nil"/>
            </w:tcBorders>
            <w:shd w:val="clear" w:color="auto" w:fill="auto"/>
            <w:noWrap/>
            <w:vAlign w:val="bottom"/>
            <w:hideMark/>
          </w:tcPr>
          <w:p w14:paraId="4889125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14.21</w:t>
            </w:r>
          </w:p>
        </w:tc>
        <w:tc>
          <w:tcPr>
            <w:tcW w:w="960" w:type="dxa"/>
            <w:tcBorders>
              <w:top w:val="nil"/>
              <w:left w:val="nil"/>
              <w:bottom w:val="nil"/>
              <w:right w:val="nil"/>
            </w:tcBorders>
            <w:shd w:val="clear" w:color="auto" w:fill="auto"/>
            <w:noWrap/>
            <w:vAlign w:val="bottom"/>
            <w:hideMark/>
          </w:tcPr>
          <w:p w14:paraId="4D92438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7F34EE9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0.0476</w:t>
            </w:r>
          </w:p>
        </w:tc>
      </w:tr>
      <w:tr w:rsidR="00BF2A6F" w:rsidRPr="00A14DAA" w14:paraId="51D6DDC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326824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960" w:type="dxa"/>
            <w:tcBorders>
              <w:top w:val="nil"/>
              <w:left w:val="nil"/>
              <w:bottom w:val="nil"/>
              <w:right w:val="nil"/>
            </w:tcBorders>
            <w:shd w:val="clear" w:color="auto" w:fill="auto"/>
            <w:noWrap/>
            <w:vAlign w:val="bottom"/>
            <w:hideMark/>
          </w:tcPr>
          <w:p w14:paraId="0760D3B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10.89</w:t>
            </w:r>
          </w:p>
        </w:tc>
        <w:tc>
          <w:tcPr>
            <w:tcW w:w="960" w:type="dxa"/>
            <w:tcBorders>
              <w:top w:val="nil"/>
              <w:left w:val="nil"/>
              <w:bottom w:val="nil"/>
              <w:right w:val="nil"/>
            </w:tcBorders>
            <w:shd w:val="clear" w:color="auto" w:fill="auto"/>
            <w:noWrap/>
            <w:vAlign w:val="bottom"/>
            <w:hideMark/>
          </w:tcPr>
          <w:p w14:paraId="28A7830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3D5A7211"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0.0043</w:t>
            </w:r>
          </w:p>
        </w:tc>
      </w:tr>
      <w:tr w:rsidR="00BF2A6F" w:rsidRPr="00A14DAA" w14:paraId="52358F7E"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3B07E354"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Experiment x Time</w:t>
            </w:r>
          </w:p>
        </w:tc>
        <w:tc>
          <w:tcPr>
            <w:tcW w:w="960" w:type="dxa"/>
            <w:tcBorders>
              <w:top w:val="nil"/>
              <w:left w:val="nil"/>
              <w:bottom w:val="nil"/>
              <w:right w:val="nil"/>
            </w:tcBorders>
            <w:shd w:val="clear" w:color="auto" w:fill="auto"/>
            <w:noWrap/>
            <w:vAlign w:val="bottom"/>
            <w:hideMark/>
          </w:tcPr>
          <w:p w14:paraId="38A8EFE6"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29.22</w:t>
            </w:r>
          </w:p>
        </w:tc>
        <w:tc>
          <w:tcPr>
            <w:tcW w:w="960" w:type="dxa"/>
            <w:tcBorders>
              <w:top w:val="nil"/>
              <w:left w:val="nil"/>
              <w:bottom w:val="nil"/>
              <w:right w:val="nil"/>
            </w:tcBorders>
            <w:shd w:val="clear" w:color="auto" w:fill="auto"/>
            <w:noWrap/>
            <w:vAlign w:val="bottom"/>
            <w:hideMark/>
          </w:tcPr>
          <w:p w14:paraId="440810FD"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048089DD"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0.4013</w:t>
            </w:r>
          </w:p>
        </w:tc>
      </w:tr>
      <w:tr w:rsidR="00BF2A6F" w:rsidRPr="00A14DAA" w14:paraId="607D418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BCEB50E"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Experiments x Tide level</w:t>
            </w:r>
          </w:p>
        </w:tc>
        <w:tc>
          <w:tcPr>
            <w:tcW w:w="960" w:type="dxa"/>
            <w:tcBorders>
              <w:top w:val="nil"/>
              <w:left w:val="nil"/>
              <w:bottom w:val="nil"/>
              <w:right w:val="nil"/>
            </w:tcBorders>
            <w:shd w:val="clear" w:color="auto" w:fill="auto"/>
            <w:noWrap/>
            <w:vAlign w:val="bottom"/>
            <w:hideMark/>
          </w:tcPr>
          <w:p w14:paraId="7404C395"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48.58</w:t>
            </w:r>
          </w:p>
        </w:tc>
        <w:tc>
          <w:tcPr>
            <w:tcW w:w="960" w:type="dxa"/>
            <w:tcBorders>
              <w:top w:val="nil"/>
              <w:left w:val="nil"/>
              <w:bottom w:val="nil"/>
              <w:right w:val="nil"/>
            </w:tcBorders>
            <w:shd w:val="clear" w:color="auto" w:fill="auto"/>
            <w:noWrap/>
            <w:vAlign w:val="bottom"/>
            <w:hideMark/>
          </w:tcPr>
          <w:p w14:paraId="75D021B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4CAB3E2E"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44878348"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4048AC1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 x Tide level</w:t>
            </w:r>
          </w:p>
        </w:tc>
        <w:tc>
          <w:tcPr>
            <w:tcW w:w="960" w:type="dxa"/>
            <w:tcBorders>
              <w:top w:val="nil"/>
              <w:left w:val="nil"/>
              <w:bottom w:val="nil"/>
              <w:right w:val="nil"/>
            </w:tcBorders>
            <w:shd w:val="clear" w:color="auto" w:fill="auto"/>
            <w:noWrap/>
            <w:vAlign w:val="bottom"/>
            <w:hideMark/>
          </w:tcPr>
          <w:p w14:paraId="3EFDECF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208.23</w:t>
            </w:r>
          </w:p>
        </w:tc>
        <w:tc>
          <w:tcPr>
            <w:tcW w:w="960" w:type="dxa"/>
            <w:tcBorders>
              <w:top w:val="nil"/>
              <w:left w:val="nil"/>
              <w:bottom w:val="nil"/>
              <w:right w:val="nil"/>
            </w:tcBorders>
            <w:shd w:val="clear" w:color="auto" w:fill="auto"/>
            <w:noWrap/>
            <w:vAlign w:val="bottom"/>
            <w:hideMark/>
          </w:tcPr>
          <w:p w14:paraId="2E78323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542C5A0D"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36C8576C" w14:textId="77777777" w:rsidTr="00B8342E">
        <w:trPr>
          <w:trHeight w:val="300"/>
          <w:jc w:val="center"/>
        </w:trPr>
        <w:tc>
          <w:tcPr>
            <w:tcW w:w="3720" w:type="dxa"/>
            <w:tcBorders>
              <w:top w:val="nil"/>
              <w:left w:val="nil"/>
              <w:bottom w:val="single" w:sz="4" w:space="0" w:color="auto"/>
              <w:right w:val="nil"/>
            </w:tcBorders>
            <w:shd w:val="clear" w:color="auto" w:fill="auto"/>
            <w:noWrap/>
            <w:vAlign w:val="bottom"/>
            <w:hideMark/>
          </w:tcPr>
          <w:p w14:paraId="1DC443D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 x Time x Tide level</w:t>
            </w:r>
          </w:p>
        </w:tc>
        <w:tc>
          <w:tcPr>
            <w:tcW w:w="960" w:type="dxa"/>
            <w:tcBorders>
              <w:top w:val="nil"/>
              <w:left w:val="nil"/>
              <w:bottom w:val="single" w:sz="4" w:space="0" w:color="auto"/>
              <w:right w:val="nil"/>
            </w:tcBorders>
            <w:shd w:val="clear" w:color="auto" w:fill="auto"/>
            <w:noWrap/>
            <w:vAlign w:val="bottom"/>
            <w:hideMark/>
          </w:tcPr>
          <w:p w14:paraId="0D6B4B0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109.24</w:t>
            </w:r>
          </w:p>
        </w:tc>
        <w:tc>
          <w:tcPr>
            <w:tcW w:w="960" w:type="dxa"/>
            <w:tcBorders>
              <w:top w:val="nil"/>
              <w:left w:val="nil"/>
              <w:bottom w:val="single" w:sz="4" w:space="0" w:color="auto"/>
              <w:right w:val="nil"/>
            </w:tcBorders>
            <w:shd w:val="clear" w:color="auto" w:fill="auto"/>
            <w:noWrap/>
            <w:vAlign w:val="bottom"/>
            <w:hideMark/>
          </w:tcPr>
          <w:p w14:paraId="682AF12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52739282"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bl>
    <w:p w14:paraId="3ECEAE0A" w14:textId="77777777" w:rsidR="00BF2A6F" w:rsidRPr="00A14DAA" w:rsidRDefault="00BF2A6F" w:rsidP="00BF2A6F">
      <w:pPr>
        <w:jc w:val="both"/>
        <w:rPr>
          <w:rFonts w:ascii="Arial" w:hAnsi="Arial" w:cs="Arial"/>
        </w:rPr>
      </w:pPr>
    </w:p>
    <w:p w14:paraId="0EB9DE38" w14:textId="77777777" w:rsidR="00C1027D" w:rsidRPr="00A14DAA" w:rsidRDefault="00C1027D" w:rsidP="00BF2A6F">
      <w:pPr>
        <w:jc w:val="both"/>
        <w:rPr>
          <w:rFonts w:ascii="Arial" w:hAnsi="Arial" w:cs="Arial"/>
        </w:rPr>
      </w:pPr>
    </w:p>
    <w:p w14:paraId="48F76A40" w14:textId="44461E86" w:rsidR="00BF2A6F" w:rsidRPr="00A14DAA" w:rsidRDefault="00BF2A6F" w:rsidP="00BF2A6F">
      <w:pPr>
        <w:jc w:val="both"/>
        <w:rPr>
          <w:rFonts w:ascii="Arial" w:hAnsi="Arial" w:cs="Arial"/>
        </w:rPr>
      </w:pPr>
      <w:r w:rsidRPr="00A14DAA">
        <w:rPr>
          <w:rFonts w:ascii="Arial" w:hAnsi="Arial" w:cs="Arial"/>
        </w:rPr>
        <w:t xml:space="preserve">While being placed in water aided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in clams for the May, July, August, and September experiments, this was not the case for the June heatwave experiment. Herein, the vast majority of clams failed to </w:t>
      </w:r>
      <w:proofErr w:type="spellStart"/>
      <w:r w:rsidR="00A14DAA">
        <w:rPr>
          <w:rFonts w:ascii="Arial" w:hAnsi="Arial" w:cs="Arial"/>
        </w:rPr>
        <w:t>reburrow</w:t>
      </w:r>
      <w:proofErr w:type="spellEnd"/>
      <w:r w:rsidRPr="00A14DAA">
        <w:rPr>
          <w:rFonts w:ascii="Arial" w:hAnsi="Arial" w:cs="Arial"/>
        </w:rPr>
        <w:t xml:space="preserve"> within two hours of being fished, with the only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being in the deeper subtidal (further support for placing clams in deeper water). This was mirrored by </w:t>
      </w:r>
      <w:proofErr w:type="spellStart"/>
      <w:r w:rsidRPr="00A14DAA">
        <w:rPr>
          <w:rFonts w:ascii="Arial" w:hAnsi="Arial" w:cs="Arial"/>
        </w:rPr>
        <w:t>reburrowing</w:t>
      </w:r>
      <w:proofErr w:type="spellEnd"/>
      <w:r w:rsidRPr="00A14DAA">
        <w:rPr>
          <w:rFonts w:ascii="Arial" w:hAnsi="Arial" w:cs="Arial"/>
        </w:rPr>
        <w:t xml:space="preserve"> proportions after 24- and 48 hours in the main analysis as well. This finding provides further support that the June heatwave exerted physiological stress on tossed back sub-legal clams, ultimately negating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leading to eventual death.</w:t>
      </w:r>
    </w:p>
    <w:p w14:paraId="56B3F2F0" w14:textId="77777777" w:rsidR="00BF2A6F" w:rsidRPr="00A14DAA" w:rsidRDefault="00BF2A6F" w:rsidP="00BF2A6F">
      <w:pPr>
        <w:jc w:val="both"/>
        <w:rPr>
          <w:rFonts w:ascii="Arial" w:hAnsi="Arial" w:cs="Arial"/>
        </w:rPr>
      </w:pPr>
    </w:p>
    <w:p w14:paraId="10507B5D" w14:textId="77777777" w:rsidR="002C5E04" w:rsidRPr="00A14DAA" w:rsidRDefault="002C5E04">
      <w:pPr>
        <w:rPr>
          <w:rFonts w:ascii="Arial" w:hAnsi="Arial" w:cs="Arial"/>
          <w:b/>
          <w:bCs/>
          <w:sz w:val="28"/>
          <w:szCs w:val="28"/>
        </w:rPr>
      </w:pPr>
      <w:r w:rsidRPr="00A14DAA">
        <w:rPr>
          <w:rFonts w:ascii="Arial" w:hAnsi="Arial" w:cs="Arial"/>
          <w:b/>
          <w:bCs/>
          <w:sz w:val="28"/>
          <w:szCs w:val="28"/>
        </w:rPr>
        <w:br w:type="page"/>
      </w:r>
    </w:p>
    <w:p w14:paraId="507BCB49" w14:textId="11F5732F"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lastRenderedPageBreak/>
        <w:t>References</w:t>
      </w:r>
    </w:p>
    <w:p w14:paraId="38329127" w14:textId="77777777" w:rsidR="00BF2A6F" w:rsidRPr="00A14DAA" w:rsidRDefault="00BF2A6F" w:rsidP="00BF2A6F">
      <w:pPr>
        <w:ind w:left="360" w:hanging="360"/>
        <w:rPr>
          <w:rFonts w:ascii="Arial" w:hAnsi="Arial" w:cs="Arial"/>
        </w:rPr>
      </w:pPr>
      <w:proofErr w:type="spellStart"/>
      <w:r w:rsidRPr="00A14DAA">
        <w:rPr>
          <w:rFonts w:ascii="Arial" w:hAnsi="Arial" w:cs="Arial"/>
        </w:rPr>
        <w:t>Bolker</w:t>
      </w:r>
      <w:proofErr w:type="spellEnd"/>
      <w:r w:rsidRPr="00A14DAA">
        <w:rPr>
          <w:rFonts w:ascii="Arial" w:hAnsi="Arial" w:cs="Arial"/>
        </w:rPr>
        <w:t xml:space="preserve"> B. 2018. GLMM worked examples [online]. Accessed 1 October 2024 from </w:t>
      </w:r>
      <w:hyperlink r:id="rId9"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06F752A6" w14:textId="77777777" w:rsidR="00BF2A6F" w:rsidRPr="00A14DAA" w:rsidRDefault="00BF2A6F" w:rsidP="00BF2A6F">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10" w:history="1">
        <w:r w:rsidRPr="00A14DAA">
          <w:rPr>
            <w:rStyle w:val="Hyperlink"/>
            <w:rFonts w:ascii="Arial" w:hAnsi="Arial" w:cs="Arial"/>
          </w:rPr>
          <w:t>https://doi.org/10.1007/s11336-013-9328-2</w:t>
        </w:r>
      </w:hyperlink>
    </w:p>
    <w:p w14:paraId="592A56BC" w14:textId="77777777" w:rsidR="00BF2A6F" w:rsidRPr="00A14DAA" w:rsidRDefault="00BF2A6F" w:rsidP="00BF2A6F">
      <w:pPr>
        <w:ind w:left="360" w:hanging="360"/>
        <w:rPr>
          <w:rFonts w:ascii="Arial" w:hAnsi="Arial" w:cs="Arial"/>
        </w:rPr>
      </w:pPr>
      <w:r w:rsidRPr="00A14DAA">
        <w:rPr>
          <w:rFonts w:ascii="Arial" w:hAnsi="Arial" w:cs="Arial"/>
        </w:rPr>
        <w:t xml:space="preserve">Clements JC, Ramesh K, </w:t>
      </w:r>
      <w:proofErr w:type="spellStart"/>
      <w:r w:rsidRPr="00A14DAA">
        <w:rPr>
          <w:rFonts w:ascii="Arial" w:hAnsi="Arial" w:cs="Arial"/>
        </w:rPr>
        <w:t>Nysveen</w:t>
      </w:r>
      <w:proofErr w:type="spellEnd"/>
      <w:r w:rsidRPr="00A14DAA">
        <w:rPr>
          <w:rFonts w:ascii="Arial" w:hAnsi="Arial" w:cs="Arial"/>
        </w:rPr>
        <w:t xml:space="preserve">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11" w:history="1">
        <w:r w:rsidRPr="00A14DAA">
          <w:rPr>
            <w:rStyle w:val="Hyperlink"/>
            <w:rFonts w:ascii="Arial" w:hAnsi="Arial" w:cs="Arial"/>
          </w:rPr>
          <w:t>https://doi.org/10.1016/j.anbehav.2020.12.008</w:t>
        </w:r>
      </w:hyperlink>
      <w:r w:rsidRPr="00A14DAA">
        <w:rPr>
          <w:rFonts w:ascii="Arial" w:hAnsi="Arial" w:cs="Arial"/>
        </w:rPr>
        <w:t xml:space="preserve"> </w:t>
      </w:r>
    </w:p>
    <w:p w14:paraId="7456E84F" w14:textId="77777777" w:rsidR="004116E9" w:rsidRPr="00A14DAA" w:rsidRDefault="004116E9" w:rsidP="004116E9">
      <w:pPr>
        <w:ind w:left="360" w:hanging="360"/>
        <w:rPr>
          <w:rFonts w:ascii="Arial" w:hAnsi="Arial" w:cs="Arial"/>
        </w:rPr>
      </w:pPr>
      <w:r w:rsidRPr="00A14DAA">
        <w:rPr>
          <w:rFonts w:ascii="Arial" w:hAnsi="Arial" w:cs="Arial"/>
        </w:rPr>
        <w:t>Fox J, Weisberg S. 2019. An R companion to applied regression (3rd ed.). Thousand Oaks: Sage.</w:t>
      </w:r>
    </w:p>
    <w:p w14:paraId="01B1F530" w14:textId="77777777" w:rsidR="00BF2A6F" w:rsidRPr="00A14DAA" w:rsidRDefault="00BF2A6F" w:rsidP="00BF2A6F">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12" w:history="1">
        <w:r w:rsidRPr="00A14DAA">
          <w:rPr>
            <w:rStyle w:val="Hyperlink"/>
            <w:rFonts w:ascii="Arial" w:hAnsi="Arial" w:cs="Arial"/>
          </w:rPr>
          <w:t>https://doi.org/10.1016/j.jembe.2021.151668</w:t>
        </w:r>
      </w:hyperlink>
      <w:r w:rsidRPr="00A14DAA">
        <w:rPr>
          <w:rFonts w:ascii="Arial" w:hAnsi="Arial" w:cs="Arial"/>
        </w:rPr>
        <w:t xml:space="preserve"> </w:t>
      </w:r>
    </w:p>
    <w:p w14:paraId="2317DD73" w14:textId="77777777" w:rsidR="00BF2A6F" w:rsidRPr="00A14DAA" w:rsidRDefault="00BF2A6F" w:rsidP="00BF2A6F">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13" w:history="1">
        <w:r w:rsidRPr="00A14DAA">
          <w:rPr>
            <w:rStyle w:val="Hyperlink"/>
            <w:rFonts w:ascii="Arial" w:hAnsi="Arial" w:cs="Arial"/>
          </w:rPr>
          <w:t>https://doi.org/10.1016/j.jembe.2023.151916</w:t>
        </w:r>
      </w:hyperlink>
      <w:r w:rsidRPr="00A14DAA">
        <w:rPr>
          <w:rFonts w:ascii="Arial" w:hAnsi="Arial" w:cs="Arial"/>
        </w:rPr>
        <w:t xml:space="preserve"> </w:t>
      </w:r>
    </w:p>
    <w:p w14:paraId="6597424B" w14:textId="26F4C632" w:rsidR="00C02B82" w:rsidRDefault="00BF2A6F" w:rsidP="00BF2A6F">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14" w:history="1">
        <w:r w:rsidRPr="00A14DAA">
          <w:rPr>
            <w:rStyle w:val="Hyperlink"/>
            <w:rFonts w:ascii="Arial" w:hAnsi="Arial" w:cs="Arial"/>
          </w:rPr>
          <w:t>https://doi.org/10.1111/j.1469-7998.1968.tb05037.x</w:t>
        </w:r>
      </w:hyperlink>
      <w:r>
        <w:rPr>
          <w:rFonts w:ascii="Arial" w:hAnsi="Arial" w:cs="Arial"/>
        </w:rPr>
        <w:t xml:space="preserve"> </w:t>
      </w:r>
    </w:p>
    <w:p w14:paraId="1764305A" w14:textId="77777777" w:rsidR="00C02B82" w:rsidRDefault="00C02B82">
      <w:pPr>
        <w:rPr>
          <w:rFonts w:ascii="Arial" w:hAnsi="Arial" w:cs="Arial"/>
        </w:rPr>
      </w:pPr>
      <w:r>
        <w:rPr>
          <w:rFonts w:ascii="Arial" w:hAnsi="Arial" w:cs="Arial"/>
        </w:rPr>
        <w:br w:type="page"/>
      </w:r>
    </w:p>
    <w:p w14:paraId="799FAB68" w14:textId="77777777" w:rsidR="00C02B82" w:rsidRPr="007B10C8" w:rsidRDefault="00C02B82" w:rsidP="00C02B82">
      <w:pPr>
        <w:suppressLineNumbers/>
        <w:rPr>
          <w:rFonts w:ascii="Arial" w:hAnsi="Arial" w:cs="Arial"/>
          <w:b/>
          <w:bCs/>
          <w:sz w:val="32"/>
          <w:szCs w:val="32"/>
        </w:rPr>
      </w:pPr>
      <w:r w:rsidRPr="007B10C8">
        <w:rPr>
          <w:rFonts w:ascii="Arial" w:hAnsi="Arial" w:cs="Arial"/>
          <w:b/>
          <w:bCs/>
          <w:sz w:val="32"/>
          <w:szCs w:val="32"/>
        </w:rPr>
        <w:lastRenderedPageBreak/>
        <w:t>Analyse supplémentaire</w:t>
      </w:r>
    </w:p>
    <w:p w14:paraId="7D7FB641" w14:textId="77777777" w:rsidR="00C02B82" w:rsidRPr="007B10C8" w:rsidRDefault="00C02B82" w:rsidP="00C02B82">
      <w:pPr>
        <w:suppressLineNumbers/>
        <w:rPr>
          <w:rFonts w:ascii="Arial" w:hAnsi="Arial" w:cs="Arial"/>
          <w:b/>
          <w:bCs/>
          <w:sz w:val="32"/>
          <w:szCs w:val="32"/>
        </w:rPr>
      </w:pPr>
    </w:p>
    <w:p w14:paraId="277FD706" w14:textId="6DC9AB66" w:rsidR="00C02B82" w:rsidRPr="007B10C8" w:rsidRDefault="00C02B82" w:rsidP="00C02B82">
      <w:pPr>
        <w:rPr>
          <w:rFonts w:ascii="Arial" w:hAnsi="Arial" w:cs="Arial"/>
          <w:sz w:val="24"/>
          <w:szCs w:val="24"/>
        </w:rPr>
      </w:pPr>
      <w:r w:rsidRPr="007B10C8">
        <w:rPr>
          <w:rFonts w:ascii="Arial" w:hAnsi="Arial" w:cs="Arial"/>
          <w:b/>
          <w:bCs/>
          <w:sz w:val="32"/>
          <w:szCs w:val="32"/>
        </w:rPr>
        <w:t xml:space="preserve">Matériel supplémentaire pour : </w:t>
      </w:r>
      <w:r w:rsidR="007B10C8" w:rsidRPr="002B1A89">
        <w:rPr>
          <w:rFonts w:ascii="Arial" w:hAnsi="Arial" w:cs="Arial"/>
          <w:sz w:val="32"/>
          <w:szCs w:val="32"/>
        </w:rPr>
        <w:t xml:space="preserve">Human activity during an extreme heatwave alters predator-prey </w:t>
      </w:r>
      <w:r w:rsidR="007B10C8">
        <w:rPr>
          <w:rFonts w:ascii="Arial" w:hAnsi="Arial" w:cs="Arial"/>
          <w:sz w:val="32"/>
          <w:szCs w:val="32"/>
        </w:rPr>
        <w:t>activity and increases indirect fishing mortality</w:t>
      </w:r>
      <w:r w:rsidR="007B10C8" w:rsidRPr="002B1A89">
        <w:rPr>
          <w:rFonts w:ascii="Arial" w:hAnsi="Arial" w:cs="Arial"/>
          <w:sz w:val="32"/>
          <w:szCs w:val="32"/>
        </w:rPr>
        <w:t xml:space="preserve"> in a ubiquitous nearshore system</w:t>
      </w:r>
    </w:p>
    <w:p w14:paraId="6E68BAF2" w14:textId="77777777" w:rsidR="00C02B82" w:rsidRPr="00125DFE" w:rsidRDefault="00C02B82" w:rsidP="00C02B82">
      <w:pPr>
        <w:rPr>
          <w:rFonts w:ascii="Arial" w:hAnsi="Arial" w:cs="Arial"/>
          <w:sz w:val="24"/>
          <w:szCs w:val="24"/>
          <w:lang w:val="fr-FR"/>
        </w:rPr>
      </w:pPr>
      <w:r w:rsidRPr="00125DFE">
        <w:rPr>
          <w:rFonts w:ascii="Arial" w:hAnsi="Arial" w:cs="Arial"/>
          <w:sz w:val="24"/>
          <w:szCs w:val="24"/>
          <w:lang w:val="fr-FR"/>
        </w:rPr>
        <w:t>Jeff C. Clements</w:t>
      </w:r>
      <w:r w:rsidRPr="00125DFE">
        <w:rPr>
          <w:rFonts w:ascii="Arial" w:hAnsi="Arial" w:cs="Arial"/>
          <w:sz w:val="24"/>
          <w:szCs w:val="24"/>
          <w:vertAlign w:val="superscript"/>
          <w:lang w:val="fr-FR"/>
        </w:rPr>
        <w:t>1,2</w:t>
      </w:r>
      <w:r w:rsidRPr="00125DFE">
        <w:rPr>
          <w:rFonts w:ascii="Arial" w:hAnsi="Arial" w:cs="Arial"/>
          <w:sz w:val="24"/>
          <w:szCs w:val="24"/>
          <w:lang w:val="fr-FR"/>
        </w:rPr>
        <w:t>, Sarah Harrison</w:t>
      </w:r>
      <w:r w:rsidRPr="00125DFE">
        <w:rPr>
          <w:rFonts w:ascii="Arial" w:hAnsi="Arial" w:cs="Arial"/>
          <w:sz w:val="24"/>
          <w:szCs w:val="24"/>
          <w:vertAlign w:val="superscript"/>
          <w:lang w:val="fr-FR"/>
        </w:rPr>
        <w:t>1,2</w:t>
      </w:r>
      <w:r w:rsidRPr="00125DFE">
        <w:rPr>
          <w:rFonts w:ascii="Arial" w:hAnsi="Arial" w:cs="Arial"/>
          <w:sz w:val="24"/>
          <w:szCs w:val="24"/>
          <w:lang w:val="fr-FR"/>
        </w:rPr>
        <w:t>, Mylène Roussel</w:t>
      </w:r>
      <w:r w:rsidRPr="00125DFE">
        <w:rPr>
          <w:rFonts w:ascii="Arial" w:hAnsi="Arial" w:cs="Arial"/>
          <w:sz w:val="24"/>
          <w:szCs w:val="24"/>
          <w:vertAlign w:val="superscript"/>
          <w:lang w:val="fr-FR"/>
        </w:rPr>
        <w:t>1</w:t>
      </w:r>
      <w:r w:rsidRPr="00125DFE">
        <w:rPr>
          <w:rFonts w:ascii="Arial" w:hAnsi="Arial" w:cs="Arial"/>
          <w:sz w:val="24"/>
          <w:szCs w:val="24"/>
          <w:lang w:val="fr-FR"/>
        </w:rPr>
        <w:t>, Jillian Hunt</w:t>
      </w:r>
      <w:r w:rsidRPr="00125DFE">
        <w:rPr>
          <w:rFonts w:ascii="Arial" w:hAnsi="Arial" w:cs="Arial"/>
          <w:sz w:val="24"/>
          <w:szCs w:val="24"/>
          <w:vertAlign w:val="superscript"/>
          <w:lang w:val="fr-FR"/>
        </w:rPr>
        <w:t>1</w:t>
      </w:r>
      <w:r w:rsidRPr="00125DFE">
        <w:rPr>
          <w:rFonts w:ascii="Arial" w:hAnsi="Arial" w:cs="Arial"/>
          <w:sz w:val="24"/>
          <w:szCs w:val="24"/>
          <w:lang w:val="fr-FR"/>
        </w:rPr>
        <w:t>, Brooke-Lyn Power</w:t>
      </w:r>
      <w:r w:rsidRPr="00125DFE">
        <w:rPr>
          <w:rFonts w:ascii="Arial" w:hAnsi="Arial" w:cs="Arial"/>
          <w:sz w:val="24"/>
          <w:szCs w:val="24"/>
          <w:vertAlign w:val="superscript"/>
          <w:lang w:val="fr-FR"/>
        </w:rPr>
        <w:t>1,2</w:t>
      </w:r>
      <w:r w:rsidRPr="00125DFE">
        <w:rPr>
          <w:rFonts w:ascii="Arial" w:hAnsi="Arial" w:cs="Arial"/>
          <w:sz w:val="24"/>
          <w:szCs w:val="24"/>
          <w:lang w:val="fr-FR"/>
        </w:rPr>
        <w:t>, Rémi Sonier</w:t>
      </w:r>
      <w:r w:rsidRPr="00125DFE">
        <w:rPr>
          <w:rFonts w:ascii="Arial" w:hAnsi="Arial" w:cs="Arial"/>
          <w:sz w:val="24"/>
          <w:szCs w:val="24"/>
          <w:vertAlign w:val="superscript"/>
          <w:lang w:val="fr-FR"/>
        </w:rPr>
        <w:t>1</w:t>
      </w:r>
      <w:r w:rsidRPr="00125DFE">
        <w:rPr>
          <w:rFonts w:ascii="Arial" w:hAnsi="Arial" w:cs="Arial"/>
          <w:sz w:val="24"/>
          <w:szCs w:val="24"/>
          <w:lang w:val="fr-FR"/>
        </w:rPr>
        <w:t xml:space="preserve"> </w:t>
      </w:r>
    </w:p>
    <w:p w14:paraId="42D8D7D7" w14:textId="77777777" w:rsidR="00C02B82" w:rsidRPr="00125DFE" w:rsidRDefault="00C02B82" w:rsidP="00C02B82">
      <w:pPr>
        <w:suppressLineNumbers/>
        <w:rPr>
          <w:rFonts w:ascii="Arial" w:hAnsi="Arial" w:cs="Arial"/>
          <w:i/>
          <w:iCs/>
          <w:sz w:val="20"/>
          <w:szCs w:val="20"/>
          <w:lang w:val="fr-FR"/>
        </w:rPr>
      </w:pPr>
    </w:p>
    <w:p w14:paraId="13DD2BC0" w14:textId="7E4FE725" w:rsidR="00C02B82" w:rsidRPr="005D4D02" w:rsidRDefault="00C02B82" w:rsidP="00C02B82">
      <w:pPr>
        <w:tabs>
          <w:tab w:val="left" w:pos="180"/>
        </w:tabs>
        <w:ind w:left="90" w:hanging="90"/>
        <w:rPr>
          <w:rFonts w:ascii="Arial" w:hAnsi="Arial" w:cs="Arial"/>
          <w:i/>
          <w:iCs/>
          <w:sz w:val="20"/>
          <w:szCs w:val="20"/>
          <w:lang w:val="fr-CA"/>
        </w:rPr>
      </w:pPr>
      <w:r w:rsidRPr="005D4D02">
        <w:rPr>
          <w:rFonts w:ascii="Arial" w:hAnsi="Arial" w:cs="Arial"/>
          <w:i/>
          <w:iCs/>
          <w:sz w:val="20"/>
          <w:szCs w:val="20"/>
          <w:vertAlign w:val="superscript"/>
          <w:lang w:val="fr-CA"/>
        </w:rPr>
        <w:t>1</w:t>
      </w:r>
      <w:r w:rsidRPr="005D4D02">
        <w:rPr>
          <w:rFonts w:ascii="Arial" w:hAnsi="Arial" w:cs="Arial"/>
          <w:i/>
          <w:iCs/>
          <w:sz w:val="20"/>
          <w:szCs w:val="20"/>
          <w:vertAlign w:val="superscript"/>
          <w:lang w:val="fr-CA"/>
        </w:rPr>
        <w:tab/>
      </w:r>
      <w:r w:rsidRPr="005D4D02">
        <w:rPr>
          <w:rFonts w:ascii="Arial" w:hAnsi="Arial" w:cs="Arial"/>
          <w:i/>
          <w:iCs/>
          <w:sz w:val="20"/>
          <w:szCs w:val="20"/>
          <w:vertAlign w:val="superscript"/>
          <w:lang w:val="fr-CA"/>
        </w:rPr>
        <w:tab/>
      </w:r>
      <w:r w:rsidRPr="005D4D02">
        <w:rPr>
          <w:rFonts w:ascii="Arial" w:hAnsi="Arial" w:cs="Arial"/>
          <w:i/>
          <w:iCs/>
          <w:sz w:val="20"/>
          <w:szCs w:val="20"/>
          <w:lang w:val="fr-CA"/>
        </w:rPr>
        <w:t>P</w:t>
      </w:r>
      <w:r>
        <w:rPr>
          <w:rFonts w:ascii="Arial" w:hAnsi="Arial" w:cs="Arial"/>
          <w:i/>
          <w:iCs/>
          <w:sz w:val="20"/>
          <w:szCs w:val="20"/>
          <w:lang w:val="fr-CA"/>
        </w:rPr>
        <w:t>êches et Océans</w:t>
      </w:r>
      <w:r w:rsidRPr="005D4D02">
        <w:rPr>
          <w:rFonts w:ascii="Arial" w:hAnsi="Arial" w:cs="Arial"/>
          <w:i/>
          <w:iCs/>
          <w:sz w:val="20"/>
          <w:szCs w:val="20"/>
          <w:lang w:val="fr-CA"/>
        </w:rPr>
        <w:t xml:space="preserve"> Canada, 343 </w:t>
      </w:r>
      <w:r>
        <w:rPr>
          <w:rFonts w:ascii="Arial" w:hAnsi="Arial" w:cs="Arial"/>
          <w:i/>
          <w:iCs/>
          <w:sz w:val="20"/>
          <w:szCs w:val="20"/>
          <w:lang w:val="fr-CA"/>
        </w:rPr>
        <w:t xml:space="preserve">Avenue </w:t>
      </w:r>
      <w:r w:rsidRPr="005D4D02">
        <w:rPr>
          <w:rFonts w:ascii="Arial" w:hAnsi="Arial" w:cs="Arial"/>
          <w:i/>
          <w:iCs/>
          <w:sz w:val="20"/>
          <w:szCs w:val="20"/>
          <w:lang w:val="fr-CA"/>
        </w:rPr>
        <w:t>Universit</w:t>
      </w:r>
      <w:r>
        <w:rPr>
          <w:rFonts w:ascii="Arial" w:hAnsi="Arial" w:cs="Arial"/>
          <w:i/>
          <w:iCs/>
          <w:sz w:val="20"/>
          <w:szCs w:val="20"/>
          <w:lang w:val="fr-CA"/>
        </w:rPr>
        <w:t>é</w:t>
      </w:r>
      <w:r w:rsidRPr="005D4D02">
        <w:rPr>
          <w:rFonts w:ascii="Arial" w:hAnsi="Arial" w:cs="Arial"/>
          <w:i/>
          <w:iCs/>
          <w:sz w:val="20"/>
          <w:szCs w:val="20"/>
          <w:lang w:val="fr-CA"/>
        </w:rPr>
        <w:t xml:space="preserve">., Moncton, </w:t>
      </w:r>
      <w:commentRangeStart w:id="4"/>
      <w:r w:rsidRPr="005D4D02">
        <w:rPr>
          <w:rFonts w:ascii="Arial" w:hAnsi="Arial" w:cs="Arial"/>
          <w:i/>
          <w:iCs/>
          <w:sz w:val="20"/>
          <w:szCs w:val="20"/>
          <w:lang w:val="fr-CA"/>
        </w:rPr>
        <w:t>N</w:t>
      </w:r>
      <w:ins w:id="5" w:author="Sonier, Remi (DFO/MPO)" w:date="2025-03-04T09:42:00Z">
        <w:r w:rsidR="00290A17">
          <w:rPr>
            <w:rFonts w:ascii="Arial" w:hAnsi="Arial" w:cs="Arial"/>
            <w:i/>
            <w:iCs/>
            <w:sz w:val="20"/>
            <w:szCs w:val="20"/>
            <w:lang w:val="fr-CA"/>
          </w:rPr>
          <w:t>.-</w:t>
        </w:r>
      </w:ins>
      <w:r w:rsidRPr="005D4D02">
        <w:rPr>
          <w:rFonts w:ascii="Arial" w:hAnsi="Arial" w:cs="Arial"/>
          <w:i/>
          <w:iCs/>
          <w:sz w:val="20"/>
          <w:szCs w:val="20"/>
          <w:lang w:val="fr-CA"/>
        </w:rPr>
        <w:t>B</w:t>
      </w:r>
      <w:ins w:id="6" w:author="Sonier, Remi (DFO/MPO)" w:date="2025-03-04T09:43:00Z">
        <w:r w:rsidR="00290A17">
          <w:rPr>
            <w:rFonts w:ascii="Arial" w:hAnsi="Arial" w:cs="Arial"/>
            <w:i/>
            <w:iCs/>
            <w:sz w:val="20"/>
            <w:szCs w:val="20"/>
            <w:lang w:val="fr-CA"/>
          </w:rPr>
          <w:t>.</w:t>
        </w:r>
      </w:ins>
      <w:r w:rsidRPr="005D4D02">
        <w:rPr>
          <w:rFonts w:ascii="Arial" w:hAnsi="Arial" w:cs="Arial"/>
          <w:i/>
          <w:iCs/>
          <w:sz w:val="20"/>
          <w:szCs w:val="20"/>
          <w:lang w:val="fr-CA"/>
        </w:rPr>
        <w:t xml:space="preserve"> </w:t>
      </w:r>
      <w:commentRangeEnd w:id="4"/>
      <w:r w:rsidR="00290A17">
        <w:rPr>
          <w:rStyle w:val="CommentReference"/>
        </w:rPr>
        <w:commentReference w:id="4"/>
      </w:r>
      <w:r w:rsidRPr="005D4D02">
        <w:rPr>
          <w:rFonts w:ascii="Arial" w:hAnsi="Arial" w:cs="Arial"/>
          <w:i/>
          <w:iCs/>
          <w:sz w:val="20"/>
          <w:szCs w:val="20"/>
          <w:lang w:val="fr-CA"/>
        </w:rPr>
        <w:t>E1C 9B6, Canada</w:t>
      </w:r>
    </w:p>
    <w:p w14:paraId="26E413A8" w14:textId="4A145EE5" w:rsidR="00C02B82" w:rsidRPr="001E484E" w:rsidRDefault="00C02B82" w:rsidP="00C02B82">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Pr="001E484E">
        <w:rPr>
          <w:rFonts w:ascii="Arial" w:hAnsi="Arial" w:cs="Arial"/>
          <w:i/>
          <w:iCs/>
          <w:sz w:val="20"/>
          <w:szCs w:val="20"/>
          <w:vertAlign w:val="superscript"/>
        </w:rPr>
        <w:tab/>
      </w:r>
      <w:r w:rsidRPr="001E484E">
        <w:rPr>
          <w:rFonts w:ascii="Arial" w:hAnsi="Arial" w:cs="Arial"/>
          <w:i/>
          <w:iCs/>
          <w:sz w:val="20"/>
          <w:szCs w:val="20"/>
        </w:rPr>
        <w:t>Department of Biological Sciences, University of New Brunswick, 100 Tucker Park Rd., Saint John, NB</w:t>
      </w:r>
      <w:ins w:id="7" w:author="Sonier, Remi (DFO/MPO)" w:date="2025-03-04T09:42:00Z">
        <w:r w:rsidR="00290A17">
          <w:rPr>
            <w:rFonts w:ascii="Arial" w:hAnsi="Arial" w:cs="Arial"/>
            <w:i/>
            <w:iCs/>
            <w:sz w:val="20"/>
            <w:szCs w:val="20"/>
          </w:rPr>
          <w:t>,</w:t>
        </w:r>
      </w:ins>
      <w:r w:rsidRPr="001E484E">
        <w:rPr>
          <w:rFonts w:ascii="Arial" w:hAnsi="Arial" w:cs="Arial"/>
          <w:i/>
          <w:iCs/>
          <w:sz w:val="20"/>
          <w:szCs w:val="20"/>
        </w:rPr>
        <w:t xml:space="preserve"> E2L 4L5, Canada</w:t>
      </w:r>
    </w:p>
    <w:p w14:paraId="16D2E2A2" w14:textId="77777777" w:rsidR="00C02B82" w:rsidRPr="001E484E" w:rsidRDefault="00C02B82" w:rsidP="00C02B82">
      <w:pPr>
        <w:suppressLineNumbers/>
        <w:rPr>
          <w:rFonts w:ascii="Arial" w:hAnsi="Arial" w:cs="Arial"/>
          <w:b/>
          <w:bCs/>
          <w:sz w:val="20"/>
          <w:szCs w:val="20"/>
        </w:rPr>
      </w:pPr>
    </w:p>
    <w:p w14:paraId="334D2915" w14:textId="77777777" w:rsidR="00C02B82" w:rsidRPr="00125DFE" w:rsidRDefault="00C02B82" w:rsidP="00C02B82">
      <w:pPr>
        <w:spacing w:after="0" w:line="240" w:lineRule="auto"/>
        <w:rPr>
          <w:rFonts w:ascii="Arial" w:hAnsi="Arial" w:cs="Arial"/>
          <w:sz w:val="20"/>
          <w:szCs w:val="20"/>
          <w:lang w:val="fr-FR"/>
        </w:rPr>
      </w:pPr>
      <w:r w:rsidRPr="00125DFE">
        <w:rPr>
          <w:rFonts w:ascii="Arial" w:hAnsi="Arial" w:cs="Arial"/>
          <w:b/>
          <w:bCs/>
          <w:sz w:val="20"/>
          <w:szCs w:val="20"/>
          <w:lang w:val="fr-FR"/>
        </w:rPr>
        <w:t xml:space="preserve">Correspondance: </w:t>
      </w:r>
      <w:r w:rsidRPr="00125DFE">
        <w:rPr>
          <w:rFonts w:ascii="Arial" w:hAnsi="Arial" w:cs="Arial"/>
          <w:b/>
          <w:bCs/>
          <w:sz w:val="20"/>
          <w:szCs w:val="20"/>
          <w:lang w:val="fr-FR"/>
        </w:rPr>
        <w:tab/>
      </w:r>
      <w:r w:rsidRPr="00125DFE">
        <w:rPr>
          <w:rFonts w:ascii="Arial" w:hAnsi="Arial" w:cs="Arial"/>
          <w:sz w:val="20"/>
          <w:szCs w:val="20"/>
          <w:lang w:val="fr-FR"/>
        </w:rPr>
        <w:t>Jeff C. Clements, PhD</w:t>
      </w:r>
    </w:p>
    <w:p w14:paraId="322DE85E" w14:textId="77777777" w:rsidR="00C02B82" w:rsidRPr="005D4D02" w:rsidRDefault="00C02B82" w:rsidP="00C02B82">
      <w:pPr>
        <w:spacing w:after="0" w:line="240" w:lineRule="auto"/>
        <w:rPr>
          <w:rFonts w:ascii="Arial" w:hAnsi="Arial" w:cs="Arial"/>
          <w:sz w:val="20"/>
          <w:szCs w:val="20"/>
          <w:lang w:val="fr-CA"/>
        </w:rPr>
      </w:pPr>
      <w:r w:rsidRPr="00125DFE">
        <w:rPr>
          <w:rFonts w:ascii="Arial" w:hAnsi="Arial" w:cs="Arial"/>
          <w:sz w:val="20"/>
          <w:szCs w:val="20"/>
          <w:lang w:val="fr-FR"/>
        </w:rPr>
        <w:tab/>
      </w:r>
      <w:r w:rsidRPr="00125DFE">
        <w:rPr>
          <w:rFonts w:ascii="Arial" w:hAnsi="Arial" w:cs="Arial"/>
          <w:sz w:val="20"/>
          <w:szCs w:val="20"/>
          <w:lang w:val="fr-FR"/>
        </w:rPr>
        <w:tab/>
      </w:r>
      <w:r w:rsidRPr="00125DFE">
        <w:rPr>
          <w:rFonts w:ascii="Arial" w:hAnsi="Arial" w:cs="Arial"/>
          <w:sz w:val="20"/>
          <w:szCs w:val="20"/>
          <w:lang w:val="fr-FR"/>
        </w:rPr>
        <w:tab/>
      </w:r>
      <w:r w:rsidRPr="005D4D02">
        <w:rPr>
          <w:rFonts w:ascii="Arial" w:hAnsi="Arial" w:cs="Arial"/>
          <w:sz w:val="20"/>
          <w:szCs w:val="20"/>
          <w:lang w:val="fr-CA"/>
        </w:rPr>
        <w:t xml:space="preserve">Pêches et Océans Canada, </w:t>
      </w:r>
      <w:r>
        <w:rPr>
          <w:rFonts w:ascii="Arial" w:hAnsi="Arial" w:cs="Arial"/>
          <w:sz w:val="20"/>
          <w:szCs w:val="20"/>
          <w:lang w:val="fr-CA"/>
        </w:rPr>
        <w:t>Région du Golfe</w:t>
      </w:r>
    </w:p>
    <w:p w14:paraId="26381A8B" w14:textId="3B998B38" w:rsidR="00C02B82" w:rsidRPr="007B6F37" w:rsidRDefault="00C02B82" w:rsidP="00C02B82">
      <w:pPr>
        <w:spacing w:after="0" w:line="240" w:lineRule="auto"/>
        <w:rPr>
          <w:rFonts w:ascii="Arial" w:hAnsi="Arial" w:cs="Arial"/>
          <w:sz w:val="20"/>
          <w:szCs w:val="20"/>
          <w:lang w:val="fr-FR"/>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7B6F37">
        <w:rPr>
          <w:rFonts w:ascii="Arial" w:hAnsi="Arial" w:cs="Arial"/>
          <w:sz w:val="20"/>
          <w:szCs w:val="20"/>
          <w:lang w:val="fr-FR"/>
        </w:rPr>
        <w:t>343 Avenue Université, Moncton, N</w:t>
      </w:r>
      <w:ins w:id="8" w:author="Sonier, Remi (DFO/MPO)" w:date="2025-03-04T09:44:00Z">
        <w:r w:rsidR="00290A17">
          <w:rPr>
            <w:rFonts w:ascii="Arial" w:hAnsi="Arial" w:cs="Arial"/>
            <w:sz w:val="20"/>
            <w:szCs w:val="20"/>
            <w:lang w:val="fr-FR"/>
          </w:rPr>
          <w:t>.-</w:t>
        </w:r>
      </w:ins>
      <w:r w:rsidRPr="007B6F37">
        <w:rPr>
          <w:rFonts w:ascii="Arial" w:hAnsi="Arial" w:cs="Arial"/>
          <w:sz w:val="20"/>
          <w:szCs w:val="20"/>
          <w:lang w:val="fr-FR"/>
        </w:rPr>
        <w:t>B</w:t>
      </w:r>
      <w:ins w:id="9" w:author="Sonier, Remi (DFO/MPO)" w:date="2025-03-04T09:44:00Z">
        <w:r w:rsidR="00290A17">
          <w:rPr>
            <w:rFonts w:ascii="Arial" w:hAnsi="Arial" w:cs="Arial"/>
            <w:sz w:val="20"/>
            <w:szCs w:val="20"/>
            <w:lang w:val="fr-FR"/>
          </w:rPr>
          <w:t>.</w:t>
        </w:r>
      </w:ins>
      <w:r w:rsidRPr="007B6F37">
        <w:rPr>
          <w:rFonts w:ascii="Arial" w:hAnsi="Arial" w:cs="Arial"/>
          <w:sz w:val="20"/>
          <w:szCs w:val="20"/>
          <w:lang w:val="fr-FR"/>
        </w:rPr>
        <w:t xml:space="preserve"> E1C 9B6, Canada</w:t>
      </w:r>
    </w:p>
    <w:p w14:paraId="515F0968" w14:textId="77777777" w:rsidR="00C02B82" w:rsidRPr="005D4D02" w:rsidRDefault="00C02B82" w:rsidP="00C02B82">
      <w:pPr>
        <w:spacing w:after="0" w:line="240" w:lineRule="auto"/>
        <w:rPr>
          <w:rFonts w:ascii="Arial" w:hAnsi="Arial" w:cs="Arial"/>
          <w:sz w:val="20"/>
          <w:szCs w:val="20"/>
          <w:lang w:val="fr-CA"/>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Pr>
          <w:rFonts w:ascii="Arial" w:hAnsi="Arial" w:cs="Arial"/>
          <w:sz w:val="20"/>
          <w:szCs w:val="20"/>
          <w:lang w:val="fr-FR"/>
        </w:rPr>
        <w:t>Courriel</w:t>
      </w:r>
      <w:r w:rsidRPr="005D4D02">
        <w:rPr>
          <w:rFonts w:ascii="Arial" w:hAnsi="Arial" w:cs="Arial"/>
          <w:sz w:val="20"/>
          <w:szCs w:val="20"/>
          <w:lang w:val="fr-CA"/>
        </w:rPr>
        <w:t xml:space="preserve">: </w:t>
      </w:r>
      <w:hyperlink r:id="rId19" w:history="1">
        <w:r w:rsidRPr="005D4D02">
          <w:rPr>
            <w:rStyle w:val="Hyperlink"/>
            <w:rFonts w:ascii="Arial" w:hAnsi="Arial" w:cs="Arial"/>
            <w:sz w:val="20"/>
            <w:szCs w:val="20"/>
            <w:lang w:val="fr-CA"/>
          </w:rPr>
          <w:t>jeffery.clements@dfo-mpo.gc.ca</w:t>
        </w:r>
      </w:hyperlink>
      <w:r w:rsidRPr="005D4D02">
        <w:rPr>
          <w:rFonts w:ascii="Arial" w:hAnsi="Arial" w:cs="Arial"/>
          <w:sz w:val="20"/>
          <w:szCs w:val="20"/>
          <w:lang w:val="fr-CA"/>
        </w:rPr>
        <w:t xml:space="preserve"> </w:t>
      </w:r>
    </w:p>
    <w:p w14:paraId="45F8BC7D" w14:textId="77777777" w:rsidR="00C02B82" w:rsidRPr="001E484E" w:rsidRDefault="00C02B82" w:rsidP="00C02B82">
      <w:pPr>
        <w:spacing w:after="0" w:line="240" w:lineRule="auto"/>
        <w:rPr>
          <w:rFonts w:ascii="Arial" w:hAnsi="Arial" w:cs="Arial"/>
          <w:sz w:val="20"/>
          <w:szCs w:val="20"/>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1E484E">
        <w:rPr>
          <w:rFonts w:ascii="Arial" w:hAnsi="Arial" w:cs="Arial"/>
          <w:sz w:val="20"/>
          <w:szCs w:val="20"/>
        </w:rPr>
        <w:t>Tel: +1 (506) 866-6655</w:t>
      </w:r>
    </w:p>
    <w:p w14:paraId="7263DBDA" w14:textId="77777777" w:rsidR="00C02B82" w:rsidRPr="001E484E" w:rsidRDefault="00C02B82" w:rsidP="00C02B82">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20" w:history="1">
        <w:r w:rsidRPr="001E484E">
          <w:rPr>
            <w:rStyle w:val="Hyperlink"/>
            <w:rFonts w:ascii="Arial" w:hAnsi="Arial" w:cs="Arial"/>
            <w:sz w:val="20"/>
            <w:szCs w:val="20"/>
          </w:rPr>
          <w:t>https://orcid.org/0000-0001-5140-5751</w:t>
        </w:r>
      </w:hyperlink>
    </w:p>
    <w:p w14:paraId="7BF62F3B" w14:textId="77777777" w:rsidR="00C02B82" w:rsidRPr="001E484E" w:rsidRDefault="00C02B82" w:rsidP="00C02B82">
      <w:pPr>
        <w:spacing w:after="0" w:line="240" w:lineRule="auto"/>
        <w:ind w:left="1440" w:firstLine="720"/>
        <w:rPr>
          <w:rFonts w:ascii="Arial" w:hAnsi="Arial" w:cs="Arial"/>
          <w:sz w:val="20"/>
          <w:szCs w:val="20"/>
        </w:rPr>
      </w:pPr>
    </w:p>
    <w:p w14:paraId="2E7EE026" w14:textId="77777777" w:rsidR="00C02B82" w:rsidRDefault="00C02B82" w:rsidP="00C02B82">
      <w:pPr>
        <w:rPr>
          <w:rFonts w:ascii="Arial" w:hAnsi="Arial" w:cs="Arial"/>
          <w:b/>
          <w:bCs/>
          <w:sz w:val="32"/>
          <w:szCs w:val="32"/>
        </w:rPr>
      </w:pPr>
      <w:r>
        <w:rPr>
          <w:rFonts w:ascii="Arial" w:hAnsi="Arial" w:cs="Arial"/>
          <w:b/>
          <w:bCs/>
          <w:sz w:val="32"/>
          <w:szCs w:val="32"/>
        </w:rPr>
        <w:br w:type="page"/>
      </w:r>
    </w:p>
    <w:p w14:paraId="5469D311" w14:textId="77777777" w:rsidR="00C02B82" w:rsidRPr="00125DFE" w:rsidRDefault="00C02B82" w:rsidP="00C02B82">
      <w:pPr>
        <w:jc w:val="both"/>
        <w:rPr>
          <w:rFonts w:ascii="Arial" w:hAnsi="Arial" w:cs="Arial"/>
          <w:b/>
          <w:bCs/>
          <w:sz w:val="28"/>
          <w:szCs w:val="28"/>
          <w:lang w:val="fr-FR"/>
        </w:rPr>
      </w:pPr>
      <w:r w:rsidRPr="00125DFE">
        <w:rPr>
          <w:rFonts w:ascii="Arial" w:hAnsi="Arial" w:cs="Arial"/>
          <w:b/>
          <w:bCs/>
          <w:sz w:val="28"/>
          <w:szCs w:val="28"/>
          <w:lang w:val="fr-FR"/>
        </w:rPr>
        <w:lastRenderedPageBreak/>
        <w:t>Co</w:t>
      </w:r>
      <w:r>
        <w:rPr>
          <w:rFonts w:ascii="Arial" w:hAnsi="Arial" w:cs="Arial"/>
          <w:b/>
          <w:bCs/>
          <w:sz w:val="28"/>
          <w:szCs w:val="28"/>
          <w:lang w:val="fr-FR"/>
        </w:rPr>
        <w:t>ntexte</w:t>
      </w:r>
    </w:p>
    <w:p w14:paraId="7AD31507" w14:textId="73C75D3D" w:rsidR="00C02B82" w:rsidRPr="00143AD5" w:rsidRDefault="00C02B82" w:rsidP="00C02B82">
      <w:pPr>
        <w:jc w:val="both"/>
        <w:rPr>
          <w:rFonts w:ascii="Arial" w:hAnsi="Arial" w:cs="Arial"/>
          <w:lang w:val="fr-FR"/>
        </w:rPr>
      </w:pPr>
      <w:r w:rsidRPr="00143AD5">
        <w:rPr>
          <w:rFonts w:ascii="Arial" w:hAnsi="Arial" w:cs="Arial"/>
          <w:lang w:val="fr-FR"/>
        </w:rPr>
        <w:t>Comme mentionné dans l</w:t>
      </w:r>
      <w:ins w:id="10" w:author="Sonier, Remi (DFO/MPO)" w:date="2025-03-04T09:50:00Z">
        <w:r w:rsidR="00A74864">
          <w:rPr>
            <w:rFonts w:ascii="Arial" w:hAnsi="Arial" w:cs="Arial"/>
            <w:lang w:val="fr-FR"/>
          </w:rPr>
          <w:t>’article</w:t>
        </w:r>
      </w:ins>
      <w:del w:id="11" w:author="Sonier, Remi (DFO/MPO)" w:date="2025-03-04T09:50:00Z">
        <w:r w:rsidRPr="00143AD5" w:rsidDel="00A74864">
          <w:rPr>
            <w:rFonts w:ascii="Arial" w:hAnsi="Arial" w:cs="Arial"/>
            <w:lang w:val="fr-FR"/>
          </w:rPr>
          <w:delText>e document</w:delText>
        </w:r>
      </w:del>
      <w:r w:rsidRPr="00143AD5">
        <w:rPr>
          <w:rFonts w:ascii="Arial" w:hAnsi="Arial" w:cs="Arial"/>
          <w:lang w:val="fr-FR"/>
        </w:rPr>
        <w:t xml:space="preserve"> principal, nous étions intéressés par les tendances à plus long terme (24-48 h) de l'enfouissement et de la mortalité</w:t>
      </w:r>
      <w:ins w:id="12" w:author="Sonier, Remi (DFO/MPO)" w:date="2025-03-04T09:50:00Z">
        <w:r w:rsidR="00A74864">
          <w:rPr>
            <w:rFonts w:ascii="Arial" w:hAnsi="Arial" w:cs="Arial"/>
            <w:lang w:val="fr-FR"/>
          </w:rPr>
          <w:t>, donc</w:t>
        </w:r>
      </w:ins>
      <w:r w:rsidRPr="00143AD5">
        <w:rPr>
          <w:rFonts w:ascii="Arial" w:hAnsi="Arial" w:cs="Arial"/>
          <w:lang w:val="fr-FR"/>
        </w:rPr>
        <w:t xml:space="preserve"> </w:t>
      </w:r>
      <w:del w:id="13" w:author="Sonier, Remi (DFO/MPO)" w:date="2025-03-04T09:50:00Z">
        <w:r w:rsidRPr="00143AD5" w:rsidDel="00A74864">
          <w:rPr>
            <w:rFonts w:ascii="Arial" w:hAnsi="Arial" w:cs="Arial"/>
            <w:lang w:val="fr-FR"/>
          </w:rPr>
          <w:delText xml:space="preserve">et </w:delText>
        </w:r>
      </w:del>
      <w:r w:rsidRPr="00143AD5">
        <w:rPr>
          <w:rFonts w:ascii="Arial" w:hAnsi="Arial" w:cs="Arial"/>
          <w:lang w:val="fr-FR"/>
        </w:rPr>
        <w:t xml:space="preserve">nous avons donc </w:t>
      </w:r>
      <w:del w:id="14" w:author="Sonier, Remi (DFO/MPO)" w:date="2025-03-04T09:50:00Z">
        <w:r w:rsidRPr="00143AD5" w:rsidDel="00A74864">
          <w:rPr>
            <w:rFonts w:ascii="Arial" w:hAnsi="Arial" w:cs="Arial"/>
            <w:lang w:val="fr-FR"/>
          </w:rPr>
          <w:delText xml:space="preserve">axé </w:delText>
        </w:r>
      </w:del>
      <w:ins w:id="15" w:author="Sonier, Remi (DFO/MPO)" w:date="2025-03-04T09:50:00Z">
        <w:r w:rsidR="00A74864">
          <w:rPr>
            <w:rFonts w:ascii="Arial" w:hAnsi="Arial" w:cs="Arial"/>
            <w:lang w:val="fr-FR"/>
          </w:rPr>
          <w:t>mis l’ac</w:t>
        </w:r>
      </w:ins>
      <w:ins w:id="16" w:author="Sonier, Remi (DFO/MPO)" w:date="2025-03-04T09:51:00Z">
        <w:r w:rsidR="00A74864">
          <w:rPr>
            <w:rFonts w:ascii="Arial" w:hAnsi="Arial" w:cs="Arial"/>
            <w:lang w:val="fr-FR"/>
          </w:rPr>
          <w:t>cent sur</w:t>
        </w:r>
      </w:ins>
      <w:ins w:id="17" w:author="Sonier, Remi (DFO/MPO)" w:date="2025-03-04T09:50:00Z">
        <w:r w:rsidR="00A74864" w:rsidRPr="00143AD5">
          <w:rPr>
            <w:rFonts w:ascii="Arial" w:hAnsi="Arial" w:cs="Arial"/>
            <w:lang w:val="fr-FR"/>
          </w:rPr>
          <w:t xml:space="preserve"> </w:t>
        </w:r>
      </w:ins>
      <w:r w:rsidRPr="00143AD5">
        <w:rPr>
          <w:rFonts w:ascii="Arial" w:hAnsi="Arial" w:cs="Arial"/>
          <w:lang w:val="fr-FR"/>
        </w:rPr>
        <w:t xml:space="preserve">la présentation </w:t>
      </w:r>
      <w:del w:id="18" w:author="Sonier, Remi (DFO/MPO)" w:date="2025-03-04T09:51:00Z">
        <w:r w:rsidRPr="00143AD5" w:rsidDel="00A74864">
          <w:rPr>
            <w:rFonts w:ascii="Arial" w:hAnsi="Arial" w:cs="Arial"/>
            <w:lang w:val="fr-FR"/>
          </w:rPr>
          <w:delText xml:space="preserve">sur </w:delText>
        </w:r>
      </w:del>
      <w:ins w:id="19" w:author="Sonier, Remi (DFO/MPO)" w:date="2025-03-04T09:51:00Z">
        <w:r w:rsidR="00A74864">
          <w:rPr>
            <w:rFonts w:ascii="Arial" w:hAnsi="Arial" w:cs="Arial"/>
            <w:lang w:val="fr-FR"/>
          </w:rPr>
          <w:t>de</w:t>
        </w:r>
        <w:r w:rsidR="00A74864" w:rsidRPr="00143AD5">
          <w:rPr>
            <w:rFonts w:ascii="Arial" w:hAnsi="Arial" w:cs="Arial"/>
            <w:lang w:val="fr-FR"/>
          </w:rPr>
          <w:t xml:space="preserve"> </w:t>
        </w:r>
      </w:ins>
      <w:r w:rsidRPr="00143AD5">
        <w:rPr>
          <w:rFonts w:ascii="Arial" w:hAnsi="Arial" w:cs="Arial"/>
          <w:lang w:val="fr-FR"/>
        </w:rPr>
        <w:t xml:space="preserve">ces données. Néanmoins, notre méthodologie a capturé les taux d'enfouissement des </w:t>
      </w:r>
      <w:del w:id="20" w:author="Sonier, Remi (DFO/MPO)" w:date="2025-03-04T10:24:00Z">
        <w:r w:rsidRPr="00143AD5" w:rsidDel="004D5B46">
          <w:rPr>
            <w:rFonts w:ascii="Arial" w:hAnsi="Arial" w:cs="Arial"/>
            <w:lang w:val="fr-FR"/>
          </w:rPr>
          <w:delText xml:space="preserve">palourdes </w:delText>
        </w:r>
      </w:del>
      <w:ins w:id="21" w:author="Sonier, Remi (DFO/MPO)" w:date="2025-03-04T10:24:00Z">
        <w:r w:rsidR="004D5B46">
          <w:rPr>
            <w:rFonts w:ascii="Arial" w:hAnsi="Arial" w:cs="Arial"/>
            <w:lang w:val="fr-FR"/>
          </w:rPr>
          <w:t>mye</w:t>
        </w:r>
        <w:r w:rsidR="004D5B46" w:rsidRPr="00143AD5">
          <w:rPr>
            <w:rFonts w:ascii="Arial" w:hAnsi="Arial" w:cs="Arial"/>
            <w:lang w:val="fr-FR"/>
          </w:rPr>
          <w:t xml:space="preserve">s </w:t>
        </w:r>
      </w:ins>
      <w:proofErr w:type="spellStart"/>
      <w:r w:rsidRPr="00143AD5">
        <w:rPr>
          <w:rFonts w:ascii="Arial" w:hAnsi="Arial" w:cs="Arial"/>
          <w:lang w:val="fr-FR"/>
        </w:rPr>
        <w:t>sublégales</w:t>
      </w:r>
      <w:proofErr w:type="spellEnd"/>
      <w:r w:rsidRPr="00143AD5">
        <w:rPr>
          <w:rFonts w:ascii="Arial" w:hAnsi="Arial" w:cs="Arial"/>
          <w:lang w:val="fr-FR"/>
        </w:rPr>
        <w:t xml:space="preserve"> remises à l'eau toutes les 15 minutes pendant deux heures après la pêche</w:t>
      </w:r>
      <w:ins w:id="22" w:author="Sonier, Remi (DFO/MPO)" w:date="2025-03-04T09:51:00Z">
        <w:r w:rsidR="00A74864">
          <w:rPr>
            <w:rFonts w:ascii="Arial" w:hAnsi="Arial" w:cs="Arial"/>
            <w:lang w:val="fr-FR"/>
          </w:rPr>
          <w:t>, et ce</w:t>
        </w:r>
      </w:ins>
      <w:r w:rsidRPr="00143AD5">
        <w:rPr>
          <w:rFonts w:ascii="Arial" w:hAnsi="Arial" w:cs="Arial"/>
          <w:lang w:val="fr-FR"/>
        </w:rPr>
        <w:t xml:space="preserve"> au cours de chaque expérience</w:t>
      </w:r>
      <w:ins w:id="23" w:author="Sonier, Remi (DFO/MPO)" w:date="2025-03-04T09:52:00Z">
        <w:r w:rsidR="00A74864">
          <w:rPr>
            <w:rFonts w:ascii="Arial" w:hAnsi="Arial" w:cs="Arial"/>
            <w:lang w:val="fr-FR"/>
          </w:rPr>
          <w:t>. S</w:t>
        </w:r>
      </w:ins>
      <w:del w:id="24" w:author="Sonier, Remi (DFO/MPO)" w:date="2025-03-04T09:52:00Z">
        <w:r w:rsidRPr="00143AD5" w:rsidDel="00A74864">
          <w:rPr>
            <w:rFonts w:ascii="Arial" w:hAnsi="Arial" w:cs="Arial"/>
            <w:lang w:val="fr-FR"/>
          </w:rPr>
          <w:delText>, ce qui, s</w:delText>
        </w:r>
      </w:del>
      <w:r w:rsidRPr="00143AD5">
        <w:rPr>
          <w:rFonts w:ascii="Arial" w:hAnsi="Arial" w:cs="Arial"/>
          <w:lang w:val="fr-FR"/>
        </w:rPr>
        <w:t>elon nous,</w:t>
      </w:r>
      <w:ins w:id="25" w:author="Sonier, Remi (DFO/MPO)" w:date="2025-03-04T09:52:00Z">
        <w:r w:rsidR="00A74864">
          <w:rPr>
            <w:rFonts w:ascii="Arial" w:hAnsi="Arial" w:cs="Arial"/>
            <w:lang w:val="fr-FR"/>
          </w:rPr>
          <w:t xml:space="preserve"> ceci</w:t>
        </w:r>
      </w:ins>
      <w:r w:rsidRPr="00143AD5">
        <w:rPr>
          <w:rFonts w:ascii="Arial" w:hAnsi="Arial" w:cs="Arial"/>
          <w:lang w:val="fr-FR"/>
        </w:rPr>
        <w:t xml:space="preserve"> mérite d'être analysé et discuté. Ainsi, nous incluons cette analyse supplémentaire pour documenter les taux d'enfouissement initiaux des </w:t>
      </w:r>
      <w:del w:id="26" w:author="Sonier, Remi (DFO/MPO)" w:date="2025-03-04T10:24:00Z">
        <w:r w:rsidRPr="00143AD5" w:rsidDel="004D5B46">
          <w:rPr>
            <w:rFonts w:ascii="Arial" w:hAnsi="Arial" w:cs="Arial"/>
            <w:lang w:val="fr-FR"/>
          </w:rPr>
          <w:delText xml:space="preserve">palourdes </w:delText>
        </w:r>
      </w:del>
      <w:ins w:id="27" w:author="Sonier, Remi (DFO/MPO)" w:date="2025-03-04T10:24: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de taille </w:t>
      </w:r>
      <w:proofErr w:type="spellStart"/>
      <w:r w:rsidRPr="00143AD5">
        <w:rPr>
          <w:rFonts w:ascii="Arial" w:hAnsi="Arial" w:cs="Arial"/>
          <w:lang w:val="fr-FR"/>
        </w:rPr>
        <w:t>sub</w:t>
      </w:r>
      <w:del w:id="28" w:author="Sonier, Remi (DFO/MPO)" w:date="2025-03-04T09:45:00Z">
        <w:r w:rsidRPr="00143AD5" w:rsidDel="00290A17">
          <w:rPr>
            <w:rFonts w:ascii="Arial" w:hAnsi="Arial" w:cs="Arial"/>
            <w:lang w:val="fr-FR"/>
          </w:rPr>
          <w:delText>-</w:delText>
        </w:r>
      </w:del>
      <w:r w:rsidRPr="00143AD5">
        <w:rPr>
          <w:rFonts w:ascii="Arial" w:hAnsi="Arial" w:cs="Arial"/>
          <w:lang w:val="fr-FR"/>
        </w:rPr>
        <w:t>légale</w:t>
      </w:r>
      <w:proofErr w:type="spellEnd"/>
      <w:r w:rsidRPr="00143AD5">
        <w:rPr>
          <w:rFonts w:ascii="Arial" w:hAnsi="Arial" w:cs="Arial"/>
          <w:lang w:val="fr-FR"/>
        </w:rPr>
        <w:t xml:space="preserve"> après avoir été pêchées et rejetées à la surface du sédiment. </w:t>
      </w:r>
    </w:p>
    <w:p w14:paraId="0EDAB64A" w14:textId="77777777" w:rsidR="00C02B82" w:rsidRPr="00143AD5" w:rsidRDefault="00C02B82" w:rsidP="00C02B82">
      <w:pPr>
        <w:jc w:val="both"/>
        <w:rPr>
          <w:rFonts w:ascii="Arial" w:hAnsi="Arial" w:cs="Arial"/>
          <w:lang w:val="fr-FR"/>
        </w:rPr>
      </w:pPr>
    </w:p>
    <w:p w14:paraId="778FFB63"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Méthodologie statistique</w:t>
      </w:r>
    </w:p>
    <w:p w14:paraId="69AC023E" w14:textId="60D25846" w:rsidR="00C02B82" w:rsidRPr="00143AD5" w:rsidRDefault="00C02B82" w:rsidP="00C02B82">
      <w:pPr>
        <w:jc w:val="both"/>
        <w:rPr>
          <w:rFonts w:ascii="Arial" w:hAnsi="Arial" w:cs="Arial"/>
          <w:lang w:val="fr-FR"/>
        </w:rPr>
      </w:pPr>
      <w:r w:rsidRPr="00143AD5">
        <w:rPr>
          <w:rFonts w:ascii="Arial" w:hAnsi="Arial" w:cs="Arial"/>
          <w:lang w:val="fr-FR"/>
        </w:rPr>
        <w:t xml:space="preserve">Pour rappeler brièvement notre méthodologie expérimentale, </w:t>
      </w:r>
      <w:ins w:id="29" w:author="Sonier, Remi (DFO/MPO)" w:date="2025-03-04T10:00:00Z">
        <w:r w:rsidR="0059672A">
          <w:rPr>
            <w:rFonts w:ascii="Arial" w:hAnsi="Arial" w:cs="Arial"/>
            <w:lang w:val="fr-FR"/>
          </w:rPr>
          <w:t xml:space="preserve">au cours de chaque expérience, </w:t>
        </w:r>
      </w:ins>
      <w:r w:rsidRPr="00143AD5">
        <w:rPr>
          <w:rFonts w:ascii="Arial" w:hAnsi="Arial" w:cs="Arial"/>
          <w:lang w:val="fr-FR"/>
        </w:rPr>
        <w:t xml:space="preserve">nous avons </w:t>
      </w:r>
      <w:del w:id="30" w:author="Sonier, Remi (DFO/MPO)" w:date="2025-03-04T09:59:00Z">
        <w:r w:rsidRPr="00143AD5" w:rsidDel="0059672A">
          <w:rPr>
            <w:rFonts w:ascii="Arial" w:hAnsi="Arial" w:cs="Arial"/>
            <w:lang w:val="fr-FR"/>
          </w:rPr>
          <w:delText xml:space="preserve">enregistré </w:delText>
        </w:r>
      </w:del>
      <w:ins w:id="31" w:author="Sonier, Remi (DFO/MPO)" w:date="2025-03-04T09:59:00Z">
        <w:r w:rsidR="0059672A">
          <w:rPr>
            <w:rFonts w:ascii="Arial" w:hAnsi="Arial" w:cs="Arial"/>
            <w:lang w:val="fr-FR"/>
          </w:rPr>
          <w:t>suivi</w:t>
        </w:r>
        <w:r w:rsidR="0059672A" w:rsidRPr="00143AD5">
          <w:rPr>
            <w:rFonts w:ascii="Arial" w:hAnsi="Arial" w:cs="Arial"/>
            <w:lang w:val="fr-FR"/>
          </w:rPr>
          <w:t xml:space="preserve"> </w:t>
        </w:r>
      </w:ins>
      <w:r w:rsidRPr="00143AD5">
        <w:rPr>
          <w:rFonts w:ascii="Arial" w:hAnsi="Arial" w:cs="Arial"/>
          <w:lang w:val="fr-FR"/>
        </w:rPr>
        <w:t xml:space="preserve">la proportion de </w:t>
      </w:r>
      <w:del w:id="32" w:author="Sonier, Remi (DFO/MPO)" w:date="2025-03-04T10:24:00Z">
        <w:r w:rsidRPr="00143AD5" w:rsidDel="004D5B46">
          <w:rPr>
            <w:rFonts w:ascii="Arial" w:hAnsi="Arial" w:cs="Arial"/>
            <w:lang w:val="fr-FR"/>
          </w:rPr>
          <w:delText xml:space="preserve">palourdes </w:delText>
        </w:r>
      </w:del>
      <w:ins w:id="33" w:author="Sonier, Remi (DFO/MPO)" w:date="2025-03-04T10:24: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enfouies dans chaque parcelle de </w:t>
      </w:r>
      <w:proofErr w:type="spellStart"/>
      <w:r w:rsidRPr="00143AD5">
        <w:rPr>
          <w:rFonts w:ascii="Arial" w:hAnsi="Arial" w:cs="Arial"/>
          <w:lang w:val="fr-FR"/>
        </w:rPr>
        <w:t>mésocosme</w:t>
      </w:r>
      <w:proofErr w:type="spellEnd"/>
      <w:r w:rsidRPr="00143AD5">
        <w:rPr>
          <w:rFonts w:ascii="Arial" w:hAnsi="Arial" w:cs="Arial"/>
          <w:lang w:val="fr-FR"/>
        </w:rPr>
        <w:t xml:space="preserve"> (pour chaque niveau de marée et chaque traitement de prédateur</w:t>
      </w:r>
      <w:del w:id="34" w:author="Sonier, Remi (DFO/MPO)" w:date="2025-03-04T10:00:00Z">
        <w:r w:rsidRPr="00143AD5" w:rsidDel="0059672A">
          <w:rPr>
            <w:rFonts w:ascii="Arial" w:hAnsi="Arial" w:cs="Arial"/>
            <w:lang w:val="fr-FR"/>
          </w:rPr>
          <w:delText xml:space="preserve"> au cours de chaque expérience</w:delText>
        </w:r>
      </w:del>
      <w:r w:rsidRPr="00143AD5">
        <w:rPr>
          <w:rFonts w:ascii="Arial" w:hAnsi="Arial" w:cs="Arial"/>
          <w:lang w:val="fr-FR"/>
        </w:rPr>
        <w:t xml:space="preserve">), toutes les 15 minutes pendant deux heures après avoir « rejeté » les </w:t>
      </w:r>
      <w:del w:id="35" w:author="Sonier, Remi (DFO/MPO)" w:date="2025-03-04T10:24:00Z">
        <w:r w:rsidRPr="00143AD5" w:rsidDel="004D5B46">
          <w:rPr>
            <w:rFonts w:ascii="Arial" w:hAnsi="Arial" w:cs="Arial"/>
            <w:lang w:val="fr-FR"/>
          </w:rPr>
          <w:delText xml:space="preserve">palourdes </w:delText>
        </w:r>
      </w:del>
      <w:ins w:id="36" w:author="Sonier, Remi (DFO/MPO)" w:date="2025-03-04T10:24:00Z">
        <w:r w:rsidR="004D5B46">
          <w:rPr>
            <w:rFonts w:ascii="Arial" w:hAnsi="Arial" w:cs="Arial"/>
            <w:lang w:val="fr-FR"/>
          </w:rPr>
          <w:t>mye</w:t>
        </w:r>
        <w:r w:rsidR="004D5B46" w:rsidRPr="00143AD5">
          <w:rPr>
            <w:rFonts w:ascii="Arial" w:hAnsi="Arial" w:cs="Arial"/>
            <w:lang w:val="fr-FR"/>
          </w:rPr>
          <w:t xml:space="preserve">s </w:t>
        </w:r>
      </w:ins>
      <w:proofErr w:type="spellStart"/>
      <w:r w:rsidRPr="00143AD5">
        <w:rPr>
          <w:rFonts w:ascii="Arial" w:hAnsi="Arial" w:cs="Arial"/>
          <w:lang w:val="fr-FR"/>
        </w:rPr>
        <w:t>sublégales</w:t>
      </w:r>
      <w:proofErr w:type="spellEnd"/>
      <w:r w:rsidRPr="00143AD5">
        <w:rPr>
          <w:rFonts w:ascii="Arial" w:hAnsi="Arial" w:cs="Arial"/>
          <w:lang w:val="fr-FR"/>
        </w:rPr>
        <w:t xml:space="preserve"> pêchées (c.-à-d. en plaçant les </w:t>
      </w:r>
      <w:del w:id="37" w:author="Sonier, Remi (DFO/MPO)" w:date="2025-03-04T10:24:00Z">
        <w:r w:rsidRPr="00143AD5" w:rsidDel="004D5B46">
          <w:rPr>
            <w:rFonts w:ascii="Arial" w:hAnsi="Arial" w:cs="Arial"/>
            <w:lang w:val="fr-FR"/>
          </w:rPr>
          <w:delText xml:space="preserve">palourdes </w:delText>
        </w:r>
      </w:del>
      <w:ins w:id="38" w:author="Sonier, Remi (DFO/MPO)" w:date="2025-03-04T10:24: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dans les parcelles de </w:t>
      </w:r>
      <w:proofErr w:type="spellStart"/>
      <w:r w:rsidRPr="00143AD5">
        <w:rPr>
          <w:rFonts w:ascii="Arial" w:hAnsi="Arial" w:cs="Arial"/>
          <w:lang w:val="fr-FR"/>
        </w:rPr>
        <w:t>mésocosme</w:t>
      </w:r>
      <w:proofErr w:type="spellEnd"/>
      <w:r w:rsidRPr="00143AD5">
        <w:rPr>
          <w:rFonts w:ascii="Arial" w:hAnsi="Arial" w:cs="Arial"/>
          <w:lang w:val="fr-FR"/>
        </w:rPr>
        <w:t xml:space="preserve">). En tant que telle, la structure du modèle statistique était similaire à l'analyse de l'article principal avec deux exceptions générales : 1. Le facteur « temps écoulé depuis la pêche » comportait plus de niveaux (8 niveaux : 15, 30, 45, 60, 75, 90, 105 et 120 minutes) ; et 2. nous avons ignoré le traitement des prédateurs, car nous n'avons pas observé </w:t>
      </w:r>
      <w:del w:id="39" w:author="Sonier, Remi (DFO/MPO)" w:date="2025-03-04T10:01:00Z">
        <w:r w:rsidRPr="00143AD5" w:rsidDel="0059672A">
          <w:rPr>
            <w:rFonts w:ascii="Arial" w:hAnsi="Arial" w:cs="Arial"/>
            <w:lang w:val="fr-FR"/>
          </w:rPr>
          <w:delText>de prédateurs</w:delText>
        </w:r>
      </w:del>
      <w:ins w:id="40" w:author="Sonier, Remi (DFO/MPO)" w:date="2025-03-04T10:01:00Z">
        <w:r w:rsidR="0059672A">
          <w:rPr>
            <w:rFonts w:ascii="Arial" w:hAnsi="Arial" w:cs="Arial"/>
            <w:lang w:val="fr-FR"/>
          </w:rPr>
          <w:t>ceux-ci</w:t>
        </w:r>
      </w:ins>
      <w:r w:rsidRPr="00143AD5">
        <w:rPr>
          <w:rFonts w:ascii="Arial" w:hAnsi="Arial" w:cs="Arial"/>
          <w:lang w:val="fr-FR"/>
        </w:rPr>
        <w:t xml:space="preserve"> dans les </w:t>
      </w:r>
      <w:proofErr w:type="spellStart"/>
      <w:r w:rsidRPr="00143AD5">
        <w:rPr>
          <w:rFonts w:ascii="Arial" w:hAnsi="Arial" w:cs="Arial"/>
          <w:lang w:val="fr-FR"/>
        </w:rPr>
        <w:t>mésocosmes</w:t>
      </w:r>
      <w:proofErr w:type="spellEnd"/>
      <w:r w:rsidRPr="00143AD5">
        <w:rPr>
          <w:rFonts w:ascii="Arial" w:hAnsi="Arial" w:cs="Arial"/>
          <w:lang w:val="fr-FR"/>
        </w:rPr>
        <w:t xml:space="preserve"> pendant cette période et nous ne nous attendions pas à ce que la structure des différentes parcelles de traitement des prédateurs affecte l'enfouissement des </w:t>
      </w:r>
      <w:del w:id="41" w:author="Sonier, Remi (DFO/MPO)" w:date="2025-03-04T10:25:00Z">
        <w:r w:rsidRPr="00143AD5" w:rsidDel="004D5B46">
          <w:rPr>
            <w:rFonts w:ascii="Arial" w:hAnsi="Arial" w:cs="Arial"/>
            <w:lang w:val="fr-FR"/>
          </w:rPr>
          <w:delText>palourdes</w:delText>
        </w:r>
      </w:del>
      <w:proofErr w:type="spellStart"/>
      <w:ins w:id="42" w:author="Sonier, Remi (DFO/MPO)" w:date="2025-03-04T10:25:00Z">
        <w:r w:rsidR="004D5B46">
          <w:rPr>
            <w:rFonts w:ascii="Arial" w:hAnsi="Arial" w:cs="Arial"/>
            <w:lang w:val="fr-FR"/>
          </w:rPr>
          <w:t>myes</w:t>
        </w:r>
        <w:r w:rsidR="004D5B46" w:rsidRPr="00143AD5">
          <w:rPr>
            <w:rFonts w:ascii="Arial" w:hAnsi="Arial" w:cs="Arial"/>
            <w:lang w:val="fr-FR"/>
          </w:rPr>
          <w:t>s</w:t>
        </w:r>
      </w:ins>
      <w:proofErr w:type="spellEnd"/>
      <w:r w:rsidRPr="00143AD5">
        <w:rPr>
          <w:rFonts w:ascii="Arial" w:hAnsi="Arial" w:cs="Arial"/>
          <w:lang w:val="fr-FR"/>
        </w:rPr>
        <w:t xml:space="preserve">. Ainsi, la structure de notre modèle comportait trois facteurs fixes : l'expérience (5 niveaux : mai, juin, juillet, août et septembre), le niveau de marée (3 niveaux : intertidal, </w:t>
      </w:r>
      <w:proofErr w:type="spellStart"/>
      <w:r w:rsidRPr="00143AD5">
        <w:rPr>
          <w:rFonts w:ascii="Arial" w:hAnsi="Arial" w:cs="Arial"/>
          <w:lang w:val="fr-FR"/>
        </w:rPr>
        <w:t>subtidal</w:t>
      </w:r>
      <w:proofErr w:type="spellEnd"/>
      <w:r w:rsidRPr="00143AD5">
        <w:rPr>
          <w:rFonts w:ascii="Arial" w:hAnsi="Arial" w:cs="Arial"/>
          <w:lang w:val="fr-FR"/>
        </w:rPr>
        <w:t xml:space="preserve"> peu profond, </w:t>
      </w:r>
      <w:proofErr w:type="spellStart"/>
      <w:r w:rsidRPr="00143AD5">
        <w:rPr>
          <w:rFonts w:ascii="Arial" w:hAnsi="Arial" w:cs="Arial"/>
          <w:lang w:val="fr-FR"/>
        </w:rPr>
        <w:t>subtidal</w:t>
      </w:r>
      <w:proofErr w:type="spellEnd"/>
      <w:r w:rsidRPr="00143AD5">
        <w:rPr>
          <w:rFonts w:ascii="Arial" w:hAnsi="Arial" w:cs="Arial"/>
          <w:lang w:val="fr-FR"/>
        </w:rPr>
        <w:t xml:space="preserve"> plus profond) et le temps écoulé depuis la pêche (8 niveaux, comme ci-dessus). Comme dans l'analyse de l'article principal, la présence d'observations entièrement nulles</w:t>
      </w:r>
      <w:ins w:id="43" w:author="Sonier, Remi (DFO/MPO)" w:date="2025-03-04T10:06:00Z">
        <w:r w:rsidR="004F6EA5">
          <w:rPr>
            <w:rFonts w:ascii="Arial" w:hAnsi="Arial" w:cs="Arial"/>
            <w:lang w:val="fr-FR"/>
          </w:rPr>
          <w:t xml:space="preserve"> (zéros)</w:t>
        </w:r>
      </w:ins>
      <w:r w:rsidRPr="00143AD5">
        <w:rPr>
          <w:rFonts w:ascii="Arial" w:hAnsi="Arial" w:cs="Arial"/>
          <w:lang w:val="fr-FR"/>
        </w:rPr>
        <w:t xml:space="preserve"> dans certains niveaux de traitement a entraîné une séparation presque complète. Nous avons donc adopté la même approche de modélisation linéaire mixte généralisée bayésienne que celle décrite dans l'article principal. En </w:t>
      </w:r>
      <w:del w:id="44" w:author="Sonier, Remi (DFO/MPO)" w:date="2025-03-04T10:07:00Z">
        <w:r w:rsidRPr="00143AD5" w:rsidDel="004F6EA5">
          <w:rPr>
            <w:rFonts w:ascii="Arial" w:hAnsi="Arial" w:cs="Arial"/>
            <w:lang w:val="fr-FR"/>
          </w:rPr>
          <w:delText>bref</w:delText>
        </w:r>
      </w:del>
      <w:ins w:id="45" w:author="Sonier, Remi (DFO/MPO)" w:date="2025-03-04T10:07:00Z">
        <w:r w:rsidR="004F6EA5">
          <w:rPr>
            <w:rFonts w:ascii="Arial" w:hAnsi="Arial" w:cs="Arial"/>
            <w:lang w:val="fr-FR"/>
          </w:rPr>
          <w:t>résumé</w:t>
        </w:r>
      </w:ins>
      <w:r w:rsidRPr="00143AD5">
        <w:rPr>
          <w:rFonts w:ascii="Arial" w:hAnsi="Arial" w:cs="Arial"/>
          <w:lang w:val="fr-FR"/>
        </w:rPr>
        <w:t xml:space="preserve">, les modèles ont été construits à l'aide de la fonction </w:t>
      </w:r>
      <w:proofErr w:type="spellStart"/>
      <w:r w:rsidRPr="00143AD5">
        <w:rPr>
          <w:rFonts w:ascii="Arial" w:hAnsi="Arial" w:cs="Arial"/>
          <w:i/>
          <w:iCs/>
          <w:lang w:val="fr-FR"/>
        </w:rPr>
        <w:t>bglmer</w:t>
      </w:r>
      <w:proofErr w:type="spellEnd"/>
      <w:r w:rsidRPr="00143AD5">
        <w:rPr>
          <w:rFonts w:ascii="Arial" w:hAnsi="Arial" w:cs="Arial"/>
          <w:i/>
          <w:iCs/>
          <w:lang w:val="fr-FR"/>
        </w:rPr>
        <w:t>()</w:t>
      </w:r>
      <w:r w:rsidRPr="00143AD5">
        <w:rPr>
          <w:rFonts w:ascii="Arial" w:hAnsi="Arial" w:cs="Arial"/>
          <w:lang w:val="fr-FR"/>
        </w:rPr>
        <w:t xml:space="preserve"> du paquet ('</w:t>
      </w:r>
      <w:proofErr w:type="spellStart"/>
      <w:r w:rsidRPr="00143AD5">
        <w:rPr>
          <w:rFonts w:ascii="Arial" w:hAnsi="Arial" w:cs="Arial"/>
          <w:lang w:val="fr-FR"/>
        </w:rPr>
        <w:t>blme</w:t>
      </w:r>
      <w:proofErr w:type="spellEnd"/>
      <w:r w:rsidRPr="00143AD5">
        <w:rPr>
          <w:rFonts w:ascii="Arial" w:hAnsi="Arial" w:cs="Arial"/>
          <w:lang w:val="fr-FR"/>
        </w:rPr>
        <w:t xml:space="preserve">' ; Chung et al. 2013), en incluant l'ID de la parcelle comme variable aléatoire catégorielle pour tenir compte des effets spatiaux aléatoires et des mesures répétées à travers les huit points temporels, et en spécifiant des </w:t>
      </w:r>
      <w:proofErr w:type="spellStart"/>
      <w:r w:rsidRPr="00143AD5">
        <w:rPr>
          <w:rFonts w:ascii="Arial" w:hAnsi="Arial" w:cs="Arial"/>
          <w:lang w:val="fr-FR"/>
        </w:rPr>
        <w:t>priors</w:t>
      </w:r>
      <w:proofErr w:type="spellEnd"/>
      <w:ins w:id="46" w:author="Sonier, Remi (DFO/MPO)" w:date="2025-03-04T10:15:00Z">
        <w:r w:rsidR="004F6EA5">
          <w:rPr>
            <w:rFonts w:ascii="Arial" w:hAnsi="Arial" w:cs="Arial"/>
            <w:lang w:val="fr-FR"/>
          </w:rPr>
          <w:t xml:space="preserve"> (ou probabilités a priori)</w:t>
        </w:r>
      </w:ins>
      <w:r w:rsidRPr="00143AD5">
        <w:rPr>
          <w:rFonts w:ascii="Arial" w:hAnsi="Arial" w:cs="Arial"/>
          <w:lang w:val="fr-FR"/>
        </w:rPr>
        <w:t xml:space="preserve"> normaux à moyenne nulle faible</w:t>
      </w:r>
      <w:del w:id="47" w:author="Sonier, Remi (DFO/MPO)" w:date="2025-03-04T09:46:00Z">
        <w:r w:rsidRPr="00143AD5" w:rsidDel="00A74864">
          <w:rPr>
            <w:rFonts w:ascii="Arial" w:hAnsi="Arial" w:cs="Arial"/>
            <w:lang w:val="fr-FR"/>
          </w:rPr>
          <w:delText>s</w:delText>
        </w:r>
      </w:del>
      <w:r w:rsidRPr="00143AD5">
        <w:rPr>
          <w:rFonts w:ascii="Arial" w:hAnsi="Arial" w:cs="Arial"/>
          <w:lang w:val="fr-FR"/>
        </w:rPr>
        <w:t xml:space="preserve"> (6,120) pour tenir compte de la séparation presque complète (conformément à </w:t>
      </w:r>
      <w:proofErr w:type="spellStart"/>
      <w:r w:rsidRPr="00143AD5">
        <w:rPr>
          <w:rFonts w:ascii="Arial" w:hAnsi="Arial" w:cs="Arial"/>
          <w:lang w:val="fr-FR"/>
        </w:rPr>
        <w:t>Bolker</w:t>
      </w:r>
      <w:proofErr w:type="spellEnd"/>
      <w:r w:rsidRPr="00143AD5">
        <w:rPr>
          <w:rFonts w:ascii="Arial" w:hAnsi="Arial" w:cs="Arial"/>
          <w:lang w:val="fr-FR"/>
        </w:rPr>
        <w:t xml:space="preserve"> 2018). L'antériorité de variance inférieure a été choisie en raison de la suppression du traitement des prédateurs en tant que facteur fixe et de l'augmentation du nombre de </w:t>
      </w:r>
      <w:proofErr w:type="spellStart"/>
      <w:r w:rsidRPr="00143AD5">
        <w:rPr>
          <w:rFonts w:ascii="Arial" w:hAnsi="Arial" w:cs="Arial"/>
          <w:lang w:val="fr-FR"/>
        </w:rPr>
        <w:t>réplicats</w:t>
      </w:r>
      <w:proofErr w:type="spellEnd"/>
      <w:r w:rsidRPr="00143AD5">
        <w:rPr>
          <w:rFonts w:ascii="Arial" w:hAnsi="Arial" w:cs="Arial"/>
          <w:lang w:val="fr-FR"/>
        </w:rPr>
        <w:t xml:space="preserve"> pour chaque niveau de combinaison de facteurs fixes ; la valeur de la matrice diagonale de 120 a été choisie pour correspondre au nombre de termes dans les modèles. Après la construction du modèle, la fonction </w:t>
      </w:r>
      <w:proofErr w:type="spellStart"/>
      <w:r w:rsidRPr="00143AD5">
        <w:rPr>
          <w:rFonts w:ascii="Arial" w:hAnsi="Arial" w:cs="Arial"/>
          <w:i/>
          <w:iCs/>
          <w:lang w:val="fr-FR"/>
        </w:rPr>
        <w:t>Anova</w:t>
      </w:r>
      <w:proofErr w:type="spellEnd"/>
      <w:r w:rsidRPr="00143AD5">
        <w:rPr>
          <w:rFonts w:ascii="Arial" w:hAnsi="Arial" w:cs="Arial"/>
          <w:i/>
          <w:iCs/>
          <w:lang w:val="fr-FR"/>
        </w:rPr>
        <w:t>()</w:t>
      </w:r>
      <w:r w:rsidRPr="00143AD5">
        <w:rPr>
          <w:rFonts w:ascii="Arial" w:hAnsi="Arial" w:cs="Arial"/>
          <w:lang w:val="fr-FR"/>
        </w:rPr>
        <w:t xml:space="preserve"> ('car' package ; Fox &amp; </w:t>
      </w:r>
      <w:proofErr w:type="spellStart"/>
      <w:r w:rsidRPr="00143AD5">
        <w:rPr>
          <w:rFonts w:ascii="Arial" w:hAnsi="Arial" w:cs="Arial"/>
          <w:lang w:val="fr-FR"/>
        </w:rPr>
        <w:t>Weisberg</w:t>
      </w:r>
      <w:proofErr w:type="spellEnd"/>
      <w:r w:rsidRPr="00143AD5">
        <w:rPr>
          <w:rFonts w:ascii="Arial" w:hAnsi="Arial" w:cs="Arial"/>
          <w:lang w:val="fr-FR"/>
        </w:rPr>
        <w:t xml:space="preserve"> 2019) a été utilisée pour obtenir les résultats du modèle, en utilisant un test de type 3.</w:t>
      </w:r>
    </w:p>
    <w:p w14:paraId="06DEF957" w14:textId="77777777" w:rsidR="00C02B82" w:rsidRPr="00C02B82" w:rsidRDefault="00C02B82" w:rsidP="00C02B82">
      <w:pPr>
        <w:jc w:val="both"/>
        <w:rPr>
          <w:rFonts w:ascii="Arial" w:hAnsi="Arial" w:cs="Arial"/>
          <w:lang w:val="fr-FR"/>
        </w:rPr>
      </w:pPr>
    </w:p>
    <w:p w14:paraId="331038E7"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Résultats et interprétation</w:t>
      </w:r>
    </w:p>
    <w:p w14:paraId="1063B589" w14:textId="7327A946" w:rsidR="00C02B82" w:rsidRPr="00143AD5" w:rsidRDefault="00C02B82" w:rsidP="00C02B82">
      <w:pPr>
        <w:jc w:val="both"/>
        <w:rPr>
          <w:rFonts w:ascii="Arial" w:hAnsi="Arial" w:cs="Arial"/>
          <w:lang w:val="fr-FR"/>
        </w:rPr>
      </w:pPr>
      <w:r w:rsidRPr="00143AD5">
        <w:rPr>
          <w:rFonts w:ascii="Arial" w:hAnsi="Arial" w:cs="Arial"/>
          <w:lang w:val="fr-FR"/>
        </w:rPr>
        <w:lastRenderedPageBreak/>
        <w:t xml:space="preserve">Le modèle global BGLMM a révélé un effet significatif expérience × temps écoulé depuis la pêche × niveau de marée sur la proportion de </w:t>
      </w:r>
      <w:del w:id="48" w:author="Sonier, Remi (DFO/MPO)" w:date="2025-03-04T10:25:00Z">
        <w:r w:rsidRPr="00143AD5" w:rsidDel="004D5B46">
          <w:rPr>
            <w:rFonts w:ascii="Arial" w:hAnsi="Arial" w:cs="Arial"/>
            <w:lang w:val="fr-FR"/>
          </w:rPr>
          <w:delText xml:space="preserve">palourdes </w:delText>
        </w:r>
      </w:del>
      <w:ins w:id="49" w:author="Sonier, Remi (DFO/MPO)" w:date="2025-03-04T10:25: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qui se sont enfouies le jour 1 (</w:t>
      </w:r>
      <w:r w:rsidRPr="00143AD5">
        <w:rPr>
          <w:rFonts w:ascii="Cambria Math" w:hAnsi="Cambria Math" w:cs="Cambria Math"/>
        </w:rPr>
        <w:t>𝛘</w:t>
      </w:r>
      <w:r w:rsidRPr="00143AD5">
        <w:rPr>
          <w:rFonts w:ascii="Arial" w:hAnsi="Arial" w:cs="Arial"/>
          <w:vertAlign w:val="subscript"/>
          <w:lang w:val="fr-FR"/>
        </w:rPr>
        <w:t>256</w:t>
      </w:r>
      <w:r w:rsidRPr="00143AD5">
        <w:rPr>
          <w:rFonts w:ascii="Arial" w:hAnsi="Arial" w:cs="Arial"/>
          <w:lang w:val="fr-FR"/>
        </w:rPr>
        <w:t xml:space="preserve"> = 109,24, </w:t>
      </w:r>
      <w:r w:rsidRPr="00143AD5">
        <w:rPr>
          <w:rFonts w:ascii="Arial" w:hAnsi="Arial" w:cs="Arial"/>
          <w:i/>
          <w:iCs/>
          <w:lang w:val="fr-FR"/>
        </w:rPr>
        <w:t>p</w:t>
      </w:r>
      <w:r w:rsidRPr="00143AD5">
        <w:rPr>
          <w:rFonts w:ascii="Arial" w:hAnsi="Arial" w:cs="Arial"/>
          <w:lang w:val="fr-FR"/>
        </w:rPr>
        <w:t xml:space="preserve"> &lt; 0,0001) (</w:t>
      </w:r>
      <w:r w:rsidRPr="00143AD5">
        <w:rPr>
          <w:rFonts w:ascii="Arial" w:hAnsi="Arial" w:cs="Arial"/>
          <w:b/>
          <w:bCs/>
          <w:lang w:val="fr-FR"/>
        </w:rPr>
        <w:t>Fig. SA1, Tableau SA1</w:t>
      </w:r>
      <w:r w:rsidRPr="00143AD5">
        <w:rPr>
          <w:rFonts w:ascii="Arial" w:hAnsi="Arial" w:cs="Arial"/>
          <w:lang w:val="fr-FR"/>
        </w:rPr>
        <w:t>). Étant donné la complexité multiplicative de cette interaction, nous avons décidé de renoncer aux comparaisons statistiques par paire et de nous contenter de discuter des comparaisons générales entre les expériences, le temps et les niveaux de marée, en nous référant aux barres d'erreur qui se chevauchent pour l'interprétation.</w:t>
      </w:r>
    </w:p>
    <w:p w14:paraId="5C380469" w14:textId="257DA1E3" w:rsidR="00C02B82" w:rsidRPr="00143AD5" w:rsidRDefault="00C02B82" w:rsidP="00C02B82">
      <w:pPr>
        <w:jc w:val="both"/>
        <w:rPr>
          <w:rFonts w:ascii="Arial" w:hAnsi="Arial" w:cs="Arial"/>
          <w:lang w:val="fr-FR"/>
        </w:rPr>
      </w:pPr>
      <w:r w:rsidRPr="00143AD5">
        <w:rPr>
          <w:rFonts w:ascii="Arial" w:hAnsi="Arial" w:cs="Arial"/>
          <w:lang w:val="fr-FR"/>
        </w:rPr>
        <w:t>L'exception de quatre myes de l'expérience de septembre, les myes des parcelles intertidales ont été incapables de s'enfouir dans les deux heures suivant leur remise à l'eau (</w:t>
      </w:r>
      <w:r w:rsidRPr="00143AD5">
        <w:rPr>
          <w:rFonts w:ascii="Arial" w:hAnsi="Arial" w:cs="Arial"/>
          <w:b/>
          <w:bCs/>
          <w:lang w:val="fr-FR"/>
        </w:rPr>
        <w:t>Fig. SA1</w:t>
      </w:r>
      <w:r w:rsidRPr="00143AD5">
        <w:rPr>
          <w:rFonts w:ascii="Arial" w:hAnsi="Arial" w:cs="Arial"/>
          <w:lang w:val="fr-FR"/>
        </w:rPr>
        <w:t>). Ceci coïncide avec les résultats d'études antérieures (voir Ledoux et al. 2023a pour une discussion) et réitère que les myes ont besoin d'être submergées dans l'eau pour s'enfouir (</w:t>
      </w:r>
      <w:proofErr w:type="spellStart"/>
      <w:r w:rsidRPr="00143AD5">
        <w:rPr>
          <w:rFonts w:ascii="Arial" w:hAnsi="Arial" w:cs="Arial"/>
          <w:lang w:val="fr-FR"/>
        </w:rPr>
        <w:t>Trueman</w:t>
      </w:r>
      <w:proofErr w:type="spellEnd"/>
      <w:r w:rsidRPr="00143AD5">
        <w:rPr>
          <w:rFonts w:ascii="Arial" w:hAnsi="Arial" w:cs="Arial"/>
          <w:lang w:val="fr-FR"/>
        </w:rPr>
        <w:t xml:space="preserve"> 1968). En ce qui concerne les quatre </w:t>
      </w:r>
      <w:del w:id="50" w:author="Sonier, Remi (DFO/MPO)" w:date="2025-03-04T10:25:00Z">
        <w:r w:rsidRPr="00143AD5" w:rsidDel="004D5B46">
          <w:rPr>
            <w:rFonts w:ascii="Arial" w:hAnsi="Arial" w:cs="Arial"/>
            <w:lang w:val="fr-FR"/>
          </w:rPr>
          <w:delText xml:space="preserve">palourdes </w:delText>
        </w:r>
      </w:del>
      <w:ins w:id="51" w:author="Sonier, Remi (DFO/MPO)" w:date="2025-03-04T10:25: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intertidales exceptionnelles qui étaient complètement enfouies au niveau intertidal en septembre, nous ne pouvons pas expliquer fonctionnellement ces occurrences à partir de nos observations. Il est peut-être possible que ces individus aient été capturés et déployés dans la zone intertidale lors d'expériences antérieures et qu'ils se soient habitués à ces conditions, car les bivalves sont capables de s'habituer à des stimuli répétés bien qu'ils </w:t>
      </w:r>
      <w:del w:id="52" w:author="Sonier, Remi (DFO/MPO)" w:date="2025-03-04T10:29:00Z">
        <w:r w:rsidRPr="00143AD5" w:rsidDel="002017B6">
          <w:rPr>
            <w:rFonts w:ascii="Arial" w:hAnsi="Arial" w:cs="Arial"/>
            <w:lang w:val="fr-FR"/>
          </w:rPr>
          <w:delText xml:space="preserve">ne </w:delText>
        </w:r>
      </w:del>
      <w:r w:rsidRPr="00143AD5">
        <w:rPr>
          <w:rFonts w:ascii="Arial" w:hAnsi="Arial" w:cs="Arial"/>
          <w:lang w:val="fr-FR"/>
        </w:rPr>
        <w:t xml:space="preserve">soient </w:t>
      </w:r>
      <w:proofErr w:type="spellStart"/>
      <w:ins w:id="53" w:author="Sonier, Remi (DFO/MPO)" w:date="2025-03-04T10:29:00Z">
        <w:r w:rsidR="002017B6">
          <w:rPr>
            <w:rFonts w:ascii="Arial" w:hAnsi="Arial" w:cs="Arial"/>
            <w:lang w:val="fr-FR"/>
          </w:rPr>
          <w:t>non</w:t>
        </w:r>
      </w:ins>
      <w:del w:id="54" w:author="Sonier, Remi (DFO/MPO)" w:date="2025-03-04T10:29:00Z">
        <w:r w:rsidRPr="00143AD5" w:rsidDel="002017B6">
          <w:rPr>
            <w:rFonts w:ascii="Arial" w:hAnsi="Arial" w:cs="Arial"/>
            <w:lang w:val="fr-FR"/>
          </w:rPr>
          <w:delText>pas en</w:delText>
        </w:r>
      </w:del>
      <w:r w:rsidRPr="00143AD5">
        <w:rPr>
          <w:rFonts w:ascii="Arial" w:hAnsi="Arial" w:cs="Arial"/>
          <w:lang w:val="fr-FR"/>
        </w:rPr>
        <w:t>céphalisés</w:t>
      </w:r>
      <w:proofErr w:type="spellEnd"/>
      <w:r w:rsidRPr="00143AD5">
        <w:rPr>
          <w:rFonts w:ascii="Arial" w:hAnsi="Arial" w:cs="Arial"/>
          <w:lang w:val="fr-FR"/>
        </w:rPr>
        <w:t xml:space="preserve"> (Clements et al. 2021, Hubert et al. 2022).  Quoi qu'il en soit, cette découverte témoigne de l'incroyable diversité fonctionnelle des bivalves marins. </w:t>
      </w:r>
    </w:p>
    <w:p w14:paraId="6C0E2076" w14:textId="77777777" w:rsidR="00C02B82" w:rsidRPr="00143AD5" w:rsidRDefault="00C02B82" w:rsidP="00C02B82">
      <w:pPr>
        <w:jc w:val="both"/>
        <w:rPr>
          <w:rFonts w:ascii="Arial" w:hAnsi="Arial" w:cs="Arial"/>
          <w:lang w:val="fr-FR"/>
        </w:rPr>
      </w:pPr>
    </w:p>
    <w:p w14:paraId="7500336B" w14:textId="77777777" w:rsidR="00C02B82" w:rsidRPr="00A14DAA" w:rsidRDefault="00C02B82" w:rsidP="00C02B82">
      <w:pPr>
        <w:jc w:val="center"/>
        <w:rPr>
          <w:rFonts w:ascii="Arial" w:hAnsi="Arial" w:cs="Arial"/>
        </w:rPr>
      </w:pPr>
      <w:r>
        <w:rPr>
          <w:rFonts w:ascii="Arial" w:hAnsi="Arial" w:cs="Arial"/>
          <w:noProof/>
          <w14:ligatures w14:val="standardContextual"/>
        </w:rPr>
        <w:drawing>
          <wp:inline distT="0" distB="0" distL="0" distR="0" wp14:anchorId="7B1115DB" wp14:editId="59806CFD">
            <wp:extent cx="5943600" cy="4209415"/>
            <wp:effectExtent l="0" t="0" r="0" b="635"/>
            <wp:docPr id="176391623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6238" name="Picture 1" descr="A graph of a number of numbers&#10;&#10;AI-generated content may be incorrect."/>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3C18716" w14:textId="7659A28B" w:rsidR="00C02B82" w:rsidRPr="00143AD5" w:rsidRDefault="00C02B82" w:rsidP="00C02B82">
      <w:pPr>
        <w:jc w:val="center"/>
        <w:rPr>
          <w:rFonts w:ascii="Arial" w:hAnsi="Arial" w:cs="Arial"/>
          <w:sz w:val="20"/>
          <w:szCs w:val="20"/>
          <w:lang w:val="fr-FR"/>
        </w:rPr>
      </w:pPr>
      <w:r w:rsidRPr="00C02B82">
        <w:rPr>
          <w:rFonts w:ascii="Arial" w:hAnsi="Arial" w:cs="Arial"/>
          <w:b/>
          <w:bCs/>
          <w:sz w:val="20"/>
          <w:szCs w:val="20"/>
          <w:lang w:val="fr-FR"/>
        </w:rPr>
        <w:lastRenderedPageBreak/>
        <w:t xml:space="preserve">Figure SA1. </w:t>
      </w:r>
      <w:r w:rsidRPr="00143AD5">
        <w:rPr>
          <w:rFonts w:ascii="Arial" w:hAnsi="Arial" w:cs="Arial"/>
          <w:sz w:val="20"/>
          <w:szCs w:val="20"/>
          <w:lang w:val="fr-FR"/>
        </w:rPr>
        <w:t xml:space="preserve">Proportions de </w:t>
      </w:r>
      <w:del w:id="55" w:author="Sonier, Remi (DFO/MPO)" w:date="2025-03-04T10:25:00Z">
        <w:r w:rsidRPr="00143AD5" w:rsidDel="004D5B46">
          <w:rPr>
            <w:rFonts w:ascii="Arial" w:hAnsi="Arial" w:cs="Arial"/>
            <w:sz w:val="20"/>
            <w:szCs w:val="20"/>
            <w:lang w:val="fr-FR"/>
          </w:rPr>
          <w:delText xml:space="preserve">palourdes </w:delText>
        </w:r>
      </w:del>
      <w:ins w:id="56" w:author="Sonier, Remi (DFO/MPO)" w:date="2025-03-04T10:25:00Z">
        <w:r w:rsidR="004D5B46">
          <w:rPr>
            <w:rFonts w:ascii="Arial" w:hAnsi="Arial" w:cs="Arial"/>
            <w:sz w:val="20"/>
            <w:szCs w:val="20"/>
            <w:lang w:val="fr-FR"/>
          </w:rPr>
          <w:t>mye</w:t>
        </w:r>
        <w:r w:rsidR="004D5B46" w:rsidRPr="00143AD5">
          <w:rPr>
            <w:rFonts w:ascii="Arial" w:hAnsi="Arial" w:cs="Arial"/>
            <w:sz w:val="20"/>
            <w:szCs w:val="20"/>
            <w:lang w:val="fr-FR"/>
          </w:rPr>
          <w:t xml:space="preserve">s </w:t>
        </w:r>
      </w:ins>
      <w:r w:rsidRPr="00143AD5">
        <w:rPr>
          <w:rFonts w:ascii="Arial" w:hAnsi="Arial" w:cs="Arial"/>
          <w:sz w:val="20"/>
          <w:szCs w:val="20"/>
          <w:lang w:val="fr-FR"/>
        </w:rPr>
        <w:t xml:space="preserve">entièrement enfouies pendant chaque intervalle de 15 minutes pendant les deux heures suivant leur retour à la surface du sédiment pour chaque expérience et chaque niveau de marée. Les données sont des moyennes ± écart-type. IN = intertidal ; S1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 S2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w:t>
      </w:r>
    </w:p>
    <w:p w14:paraId="52680A2B" w14:textId="77777777" w:rsidR="00C02B82" w:rsidRPr="00143AD5" w:rsidRDefault="00C02B82" w:rsidP="00C02B82">
      <w:pPr>
        <w:jc w:val="both"/>
        <w:rPr>
          <w:rFonts w:ascii="Arial" w:hAnsi="Arial" w:cs="Arial"/>
          <w:lang w:val="fr-FR"/>
        </w:rPr>
      </w:pPr>
    </w:p>
    <w:p w14:paraId="7C5AEFC8" w14:textId="0CA1CFA5" w:rsidR="00C02B82" w:rsidRPr="00143AD5" w:rsidRDefault="00C02B82" w:rsidP="00C02B82">
      <w:pPr>
        <w:jc w:val="both"/>
        <w:rPr>
          <w:rFonts w:ascii="Arial" w:hAnsi="Arial" w:cs="Arial"/>
          <w:lang w:val="fr-FR"/>
        </w:rPr>
      </w:pPr>
      <w:r w:rsidRPr="00143AD5">
        <w:rPr>
          <w:rFonts w:ascii="Arial" w:hAnsi="Arial" w:cs="Arial"/>
          <w:lang w:val="fr-FR"/>
        </w:rPr>
        <w:t xml:space="preserve">Contrairement à la zone intertidale, la plupart des </w:t>
      </w:r>
      <w:del w:id="57" w:author="Sonier, Remi (DFO/MPO)" w:date="2025-03-04T10:25:00Z">
        <w:r w:rsidRPr="00143AD5" w:rsidDel="004D5B46">
          <w:rPr>
            <w:rFonts w:ascii="Arial" w:hAnsi="Arial" w:cs="Arial"/>
            <w:lang w:val="fr-FR"/>
          </w:rPr>
          <w:delText xml:space="preserve">palourdes </w:delText>
        </w:r>
      </w:del>
      <w:ins w:id="58" w:author="Sonier, Remi (DFO/MPO)" w:date="2025-03-04T10:25: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pu s'enfouir dans les deux heures suivant leur remise à l'eau, à l'exception des </w:t>
      </w:r>
      <w:del w:id="59" w:author="Sonier, Remi (DFO/MPO)" w:date="2025-03-04T10:25:00Z">
        <w:r w:rsidRPr="00143AD5" w:rsidDel="004D5B46">
          <w:rPr>
            <w:rFonts w:ascii="Arial" w:hAnsi="Arial" w:cs="Arial"/>
            <w:lang w:val="fr-FR"/>
          </w:rPr>
          <w:delText xml:space="preserve">palourdes </w:delText>
        </w:r>
      </w:del>
      <w:ins w:id="60" w:author="Sonier, Remi (DFO/MPO)" w:date="2025-03-04T10:25: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de l'expérience d</w:t>
      </w:r>
      <w:ins w:id="61" w:author="Sonier, Remi (DFO/MPO)" w:date="2025-03-04T10:29:00Z">
        <w:r w:rsidR="002017B6">
          <w:rPr>
            <w:rFonts w:ascii="Arial" w:hAnsi="Arial" w:cs="Arial"/>
            <w:lang w:val="fr-FR"/>
          </w:rPr>
          <w:t>urant</w:t>
        </w:r>
      </w:ins>
      <w:del w:id="62" w:author="Sonier, Remi (DFO/MPO)" w:date="2025-03-04T10:29:00Z">
        <w:r w:rsidRPr="00143AD5" w:rsidDel="002017B6">
          <w:rPr>
            <w:rFonts w:ascii="Arial" w:hAnsi="Arial" w:cs="Arial"/>
            <w:lang w:val="fr-FR"/>
          </w:rPr>
          <w:delText>e</w:delText>
        </w:r>
      </w:del>
      <w:r w:rsidRPr="00143AD5">
        <w:rPr>
          <w:rFonts w:ascii="Arial" w:hAnsi="Arial" w:cs="Arial"/>
          <w:lang w:val="fr-FR"/>
        </w:rPr>
        <w:t xml:space="preserve"> la canicule de juin (</w:t>
      </w:r>
      <w:r w:rsidRPr="00143AD5">
        <w:rPr>
          <w:rFonts w:ascii="Arial" w:hAnsi="Arial" w:cs="Arial"/>
          <w:b/>
          <w:bCs/>
          <w:lang w:val="fr-FR"/>
        </w:rPr>
        <w:t>Fig. SA1</w:t>
      </w:r>
      <w:r w:rsidRPr="00143AD5">
        <w:rPr>
          <w:rFonts w:ascii="Arial" w:hAnsi="Arial" w:cs="Arial"/>
          <w:lang w:val="fr-FR"/>
        </w:rPr>
        <w:t xml:space="preserve">). En général, les myes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commencé à s'enfouir 30 à 45 minutes après avoir été placées à la surface du sédiment, et 50 à 80 % des myes étaient</w:t>
      </w:r>
      <w:ins w:id="63" w:author="Sonier, Remi (DFO/MPO)" w:date="2025-03-04T10:30:00Z">
        <w:r w:rsidR="002017B6">
          <w:rPr>
            <w:rFonts w:ascii="Arial" w:hAnsi="Arial" w:cs="Arial"/>
            <w:lang w:val="fr-FR"/>
          </w:rPr>
          <w:t xml:space="preserve"> complètement</w:t>
        </w:r>
      </w:ins>
      <w:r w:rsidRPr="00143AD5">
        <w:rPr>
          <w:rFonts w:ascii="Arial" w:hAnsi="Arial" w:cs="Arial"/>
          <w:lang w:val="fr-FR"/>
        </w:rPr>
        <w:t xml:space="preserve"> enfouies après deux heures (</w:t>
      </w:r>
      <w:r w:rsidRPr="00143AD5">
        <w:rPr>
          <w:rFonts w:ascii="Arial" w:hAnsi="Arial" w:cs="Arial"/>
          <w:b/>
          <w:bCs/>
          <w:lang w:val="fr-FR"/>
        </w:rPr>
        <w:t>Fig. SA1</w:t>
      </w:r>
      <w:r w:rsidRPr="00143AD5">
        <w:rPr>
          <w:rFonts w:ascii="Arial" w:hAnsi="Arial" w:cs="Arial"/>
          <w:lang w:val="fr-FR"/>
        </w:rPr>
        <w:t xml:space="preserve">). Les proportions d'enfouissement après deux heures semblent généralement plus élevées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profondes que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peu profondes (bien que les barres d'erreur montrent généralement un bon degré de chevauchement, ce qui suggère que toute facilitation accrue de l'enfouissement dans les eaux plus profondes est probablement minime). Une fois de plus, ceci est conforme aux résultats de Ledoux et al. (2023a), qui ont rapporté que les </w:t>
      </w:r>
      <w:del w:id="64" w:author="Sonier, Remi (DFO/MPO)" w:date="2025-03-04T10:25:00Z">
        <w:r w:rsidRPr="00143AD5" w:rsidDel="004D5B46">
          <w:rPr>
            <w:rFonts w:ascii="Arial" w:hAnsi="Arial" w:cs="Arial"/>
            <w:lang w:val="fr-FR"/>
          </w:rPr>
          <w:delText xml:space="preserve">palourdes </w:delText>
        </w:r>
      </w:del>
      <w:ins w:id="65" w:author="Sonier, Remi (DFO/MPO)" w:date="2025-03-04T10:25:00Z">
        <w:r w:rsidR="004D5B46">
          <w:rPr>
            <w:rFonts w:ascii="Arial" w:hAnsi="Arial" w:cs="Arial"/>
            <w:lang w:val="fr-FR"/>
          </w:rPr>
          <w:t>mye</w:t>
        </w:r>
        <w:r w:rsidR="004D5B46" w:rsidRPr="00143AD5">
          <w:rPr>
            <w:rFonts w:ascii="Arial" w:hAnsi="Arial" w:cs="Arial"/>
            <w:lang w:val="fr-FR"/>
          </w:rPr>
          <w:t xml:space="preserve">s </w:t>
        </w:r>
      </w:ins>
      <w:r w:rsidRPr="00143AD5">
        <w:rPr>
          <w:rFonts w:ascii="Arial" w:hAnsi="Arial" w:cs="Arial"/>
          <w:lang w:val="fr-FR"/>
        </w:rPr>
        <w:t xml:space="preserve">remises à l'eau ont une meilleure chance de s'enfouir et de survivre après avoir été pêchées, et que celles placées dans des eaux plus profondes ont tendance à s'enfouir légèrement plus rapidement, probablement aidées par la pression accrue de l'eau vers le bas. </w:t>
      </w:r>
    </w:p>
    <w:p w14:paraId="47ADB588" w14:textId="77777777" w:rsidR="00C02B82" w:rsidRPr="00143AD5" w:rsidRDefault="00C02B82" w:rsidP="00C02B82">
      <w:pPr>
        <w:jc w:val="both"/>
        <w:rPr>
          <w:rFonts w:ascii="Arial" w:hAnsi="Arial" w:cs="Arial"/>
          <w:lang w:val="fr-FR"/>
        </w:rPr>
      </w:pPr>
    </w:p>
    <w:p w14:paraId="6E19EF35" w14:textId="68BEA9E4" w:rsidR="00C02B82" w:rsidRPr="00143AD5" w:rsidRDefault="00C02B82" w:rsidP="00C02B82">
      <w:pPr>
        <w:spacing w:line="240" w:lineRule="auto"/>
        <w:jc w:val="center"/>
        <w:rPr>
          <w:rFonts w:ascii="Arial" w:hAnsi="Arial" w:cs="Arial"/>
          <w:sz w:val="20"/>
          <w:szCs w:val="20"/>
          <w:lang w:val="fr-FR"/>
        </w:rPr>
      </w:pPr>
      <w:r w:rsidRPr="00143AD5">
        <w:rPr>
          <w:rFonts w:ascii="Arial" w:hAnsi="Arial" w:cs="Arial"/>
          <w:b/>
          <w:bCs/>
          <w:sz w:val="20"/>
          <w:szCs w:val="20"/>
          <w:lang w:val="fr-FR"/>
        </w:rPr>
        <w:t xml:space="preserve">Tableau SA1. </w:t>
      </w:r>
      <w:r w:rsidRPr="00143AD5">
        <w:rPr>
          <w:rFonts w:ascii="Arial" w:hAnsi="Arial" w:cs="Arial"/>
          <w:sz w:val="20"/>
          <w:szCs w:val="20"/>
          <w:lang w:val="fr-FR"/>
        </w:rPr>
        <w:t xml:space="preserve">Résultats des modèles linéaires mixtes généralisés bayésiens pour les effets de l'expérience (mai, juin, juillet, août, septembre), du temps écoulé depuis la pêche (15, 30, 45, 60, 75, 90, 105, 120 minutes), et du niveau de marée (intertidal,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 sur la proportion de </w:t>
      </w:r>
      <w:del w:id="66" w:author="Sonier, Remi (DFO/MPO)" w:date="2025-03-04T10:26:00Z">
        <w:r w:rsidRPr="00143AD5" w:rsidDel="004D5B46">
          <w:rPr>
            <w:rFonts w:ascii="Arial" w:hAnsi="Arial" w:cs="Arial"/>
            <w:sz w:val="20"/>
            <w:szCs w:val="20"/>
            <w:lang w:val="fr-FR"/>
          </w:rPr>
          <w:delText xml:space="preserve">palourdes </w:delText>
        </w:r>
      </w:del>
      <w:ins w:id="67" w:author="Sonier, Remi (DFO/MPO)" w:date="2025-03-04T10:26:00Z">
        <w:r w:rsidR="004D5B46">
          <w:rPr>
            <w:rFonts w:ascii="Arial" w:hAnsi="Arial" w:cs="Arial"/>
            <w:sz w:val="20"/>
            <w:szCs w:val="20"/>
            <w:lang w:val="fr-FR"/>
          </w:rPr>
          <w:t>mye</w:t>
        </w:r>
        <w:r w:rsidR="004D5B46" w:rsidRPr="00143AD5">
          <w:rPr>
            <w:rFonts w:ascii="Arial" w:hAnsi="Arial" w:cs="Arial"/>
            <w:sz w:val="20"/>
            <w:szCs w:val="20"/>
            <w:lang w:val="fr-FR"/>
          </w:rPr>
          <w:t xml:space="preserve">s </w:t>
        </w:r>
      </w:ins>
      <w:r w:rsidRPr="00143AD5">
        <w:rPr>
          <w:rFonts w:ascii="Arial" w:hAnsi="Arial" w:cs="Arial"/>
          <w:sz w:val="20"/>
          <w:szCs w:val="20"/>
          <w:lang w:val="fr-FR"/>
        </w:rPr>
        <w:t xml:space="preserve">enfouies pendant les deux heures suivant leur remise en place à la surface du sédiment le jour 1 des expériences. Le modèle statistique incluait l'ID de la parcelle comme variable aléatoire pour tenir compte des effets spatiaux et des mesures répétées sur les deux points temporels. Les résultats ont été générés à l'aide de la fonction </w:t>
      </w:r>
      <w:proofErr w:type="spellStart"/>
      <w:r w:rsidRPr="00143AD5">
        <w:rPr>
          <w:rFonts w:ascii="Arial" w:hAnsi="Arial" w:cs="Arial"/>
          <w:sz w:val="20"/>
          <w:szCs w:val="20"/>
          <w:lang w:val="fr-FR"/>
        </w:rPr>
        <w:t>Anova</w:t>
      </w:r>
      <w:proofErr w:type="spellEnd"/>
      <w:r w:rsidRPr="00143AD5">
        <w:rPr>
          <w:rFonts w:ascii="Arial" w:hAnsi="Arial" w:cs="Arial"/>
          <w:sz w:val="20"/>
          <w:szCs w:val="20"/>
          <w:lang w:val="fr-FR"/>
        </w:rPr>
        <w:t>() du paquetage « car » de R, qui fournit les résultats du test chi-carré de Wald pour les effets fixes. Le texte en gras indique les effets significatifs à p ≤ 0,05.</w:t>
      </w:r>
    </w:p>
    <w:tbl>
      <w:tblPr>
        <w:tblW w:w="6958" w:type="dxa"/>
        <w:jc w:val="center"/>
        <w:tblLook w:val="04A0" w:firstRow="1" w:lastRow="0" w:firstColumn="1" w:lastColumn="0" w:noHBand="0" w:noVBand="1"/>
      </w:tblPr>
      <w:tblGrid>
        <w:gridCol w:w="4050"/>
        <w:gridCol w:w="1170"/>
        <w:gridCol w:w="618"/>
        <w:gridCol w:w="1120"/>
      </w:tblGrid>
      <w:tr w:rsidR="00C02B82" w:rsidRPr="00A14DAA" w14:paraId="0B428F5F" w14:textId="77777777" w:rsidTr="008E05ED">
        <w:trPr>
          <w:trHeight w:val="300"/>
          <w:jc w:val="center"/>
        </w:trPr>
        <w:tc>
          <w:tcPr>
            <w:tcW w:w="4050" w:type="dxa"/>
            <w:tcBorders>
              <w:top w:val="single" w:sz="4" w:space="0" w:color="auto"/>
              <w:left w:val="nil"/>
              <w:bottom w:val="single" w:sz="4" w:space="0" w:color="auto"/>
              <w:right w:val="nil"/>
            </w:tcBorders>
            <w:shd w:val="clear" w:color="auto" w:fill="auto"/>
            <w:noWrap/>
            <w:vAlign w:val="bottom"/>
            <w:hideMark/>
          </w:tcPr>
          <w:p w14:paraId="73FAA50F" w14:textId="77777777" w:rsidR="00C02B82" w:rsidRPr="00143AD5" w:rsidRDefault="00C02B82" w:rsidP="008E05ED">
            <w:pPr>
              <w:spacing w:after="0" w:line="240" w:lineRule="auto"/>
              <w:rPr>
                <w:rFonts w:ascii="Arial" w:eastAsia="Times New Roman" w:hAnsi="Arial" w:cs="Arial"/>
                <w:color w:val="000000"/>
                <w:sz w:val="20"/>
                <w:szCs w:val="20"/>
                <w:lang w:val="fr-FR"/>
              </w:rPr>
            </w:pPr>
            <w:r w:rsidRPr="00143AD5">
              <w:rPr>
                <w:rFonts w:ascii="Arial" w:eastAsia="Times New Roman" w:hAnsi="Arial" w:cs="Arial"/>
                <w:color w:val="000000"/>
                <w:sz w:val="20"/>
                <w:szCs w:val="20"/>
                <w:lang w:val="fr-FR"/>
              </w:rPr>
              <w:t> </w:t>
            </w:r>
          </w:p>
        </w:tc>
        <w:tc>
          <w:tcPr>
            <w:tcW w:w="1170" w:type="dxa"/>
            <w:tcBorders>
              <w:top w:val="single" w:sz="4" w:space="0" w:color="auto"/>
              <w:left w:val="nil"/>
              <w:bottom w:val="single" w:sz="4" w:space="0" w:color="auto"/>
              <w:right w:val="nil"/>
            </w:tcBorders>
            <w:shd w:val="clear" w:color="auto" w:fill="auto"/>
            <w:noWrap/>
            <w:vAlign w:val="bottom"/>
            <w:hideMark/>
          </w:tcPr>
          <w:p w14:paraId="719B245C"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618" w:type="dxa"/>
            <w:tcBorders>
              <w:top w:val="single" w:sz="4" w:space="0" w:color="auto"/>
              <w:left w:val="nil"/>
              <w:bottom w:val="single" w:sz="4" w:space="0" w:color="auto"/>
              <w:right w:val="nil"/>
            </w:tcBorders>
            <w:shd w:val="clear" w:color="auto" w:fill="auto"/>
            <w:noWrap/>
            <w:vAlign w:val="bottom"/>
            <w:hideMark/>
          </w:tcPr>
          <w:p w14:paraId="67CEDD9F"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061914E0" w14:textId="77777777" w:rsidR="00C02B82" w:rsidRPr="00A14DAA" w:rsidRDefault="00C02B82" w:rsidP="008E05ED">
            <w:pPr>
              <w:spacing w:after="0" w:line="240" w:lineRule="auto"/>
              <w:jc w:val="right"/>
              <w:rPr>
                <w:rFonts w:ascii="Arial" w:eastAsia="Times New Roman" w:hAnsi="Arial" w:cs="Arial"/>
                <w:color w:val="000000"/>
                <w:sz w:val="20"/>
                <w:szCs w:val="20"/>
              </w:rPr>
            </w:pPr>
            <w:proofErr w:type="spellStart"/>
            <w:r>
              <w:rPr>
                <w:rFonts w:ascii="Arial" w:eastAsia="Times New Roman" w:hAnsi="Arial" w:cs="Arial"/>
                <w:color w:val="000000"/>
                <w:sz w:val="20"/>
                <w:szCs w:val="20"/>
              </w:rPr>
              <w:t>valeur</w:t>
            </w:r>
            <w:proofErr w:type="spellEnd"/>
            <w:r>
              <w:rPr>
                <w:rFonts w:ascii="Arial" w:eastAsia="Times New Roman" w:hAnsi="Arial" w:cs="Arial"/>
                <w:color w:val="000000"/>
                <w:sz w:val="20"/>
                <w:szCs w:val="20"/>
              </w:rPr>
              <w:t>-p</w:t>
            </w:r>
          </w:p>
        </w:tc>
      </w:tr>
      <w:tr w:rsidR="00C02B82" w:rsidRPr="00A14DAA" w14:paraId="1F617BB0"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1382F99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r>
              <w:rPr>
                <w:rFonts w:ascii="Arial" w:eastAsia="Times New Roman" w:hAnsi="Arial" w:cs="Arial"/>
                <w:b/>
                <w:bCs/>
                <w:color w:val="000000"/>
                <w:sz w:val="20"/>
                <w:szCs w:val="20"/>
              </w:rPr>
              <w:t>ion</w:t>
            </w:r>
            <w:r w:rsidRPr="00A14DAA">
              <w:rPr>
                <w:rFonts w:ascii="Arial" w:eastAsia="Times New Roman" w:hAnsi="Arial" w:cs="Arial"/>
                <w:b/>
                <w:bCs/>
                <w:color w:val="000000"/>
                <w:sz w:val="20"/>
                <w:szCs w:val="20"/>
              </w:rPr>
              <w:t>)</w:t>
            </w:r>
          </w:p>
        </w:tc>
        <w:tc>
          <w:tcPr>
            <w:tcW w:w="1170" w:type="dxa"/>
            <w:tcBorders>
              <w:top w:val="nil"/>
              <w:left w:val="nil"/>
              <w:bottom w:val="nil"/>
              <w:right w:val="nil"/>
            </w:tcBorders>
            <w:shd w:val="clear" w:color="auto" w:fill="auto"/>
            <w:noWrap/>
            <w:vAlign w:val="bottom"/>
            <w:hideMark/>
          </w:tcPr>
          <w:p w14:paraId="22AEEE8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49</w:t>
            </w:r>
          </w:p>
        </w:tc>
        <w:tc>
          <w:tcPr>
            <w:tcW w:w="618" w:type="dxa"/>
            <w:tcBorders>
              <w:top w:val="nil"/>
              <w:left w:val="nil"/>
              <w:bottom w:val="nil"/>
              <w:right w:val="nil"/>
            </w:tcBorders>
            <w:shd w:val="clear" w:color="auto" w:fill="auto"/>
            <w:noWrap/>
            <w:vAlign w:val="bottom"/>
            <w:hideMark/>
          </w:tcPr>
          <w:p w14:paraId="2C01798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F9EEFC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7AFE03A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9D2D2F8" w14:textId="77777777" w:rsidR="00C02B82" w:rsidRPr="00A14DAA" w:rsidRDefault="00C02B82" w:rsidP="008E05ED">
            <w:pPr>
              <w:spacing w:after="0" w:line="240" w:lineRule="auto"/>
              <w:rPr>
                <w:rFonts w:ascii="Arial" w:eastAsia="Times New Roman" w:hAnsi="Arial" w:cs="Arial"/>
                <w:b/>
                <w:bCs/>
                <w:color w:val="000000"/>
                <w:sz w:val="20"/>
                <w:szCs w:val="20"/>
              </w:rPr>
            </w:pPr>
            <w:proofErr w:type="spellStart"/>
            <w:r w:rsidRPr="00143AD5">
              <w:rPr>
                <w:rFonts w:ascii="Arial" w:eastAsia="Times New Roman" w:hAnsi="Arial" w:cs="Arial"/>
                <w:b/>
                <w:bCs/>
                <w:color w:val="000000"/>
                <w:sz w:val="20"/>
                <w:szCs w:val="20"/>
              </w:rPr>
              <w:t>Expérience</w:t>
            </w:r>
            <w:proofErr w:type="spellEnd"/>
          </w:p>
        </w:tc>
        <w:tc>
          <w:tcPr>
            <w:tcW w:w="1170" w:type="dxa"/>
            <w:tcBorders>
              <w:top w:val="nil"/>
              <w:left w:val="nil"/>
              <w:bottom w:val="nil"/>
              <w:right w:val="nil"/>
            </w:tcBorders>
            <w:shd w:val="clear" w:color="auto" w:fill="auto"/>
            <w:noWrap/>
            <w:vAlign w:val="bottom"/>
            <w:hideMark/>
          </w:tcPr>
          <w:p w14:paraId="27F4719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94</w:t>
            </w:r>
          </w:p>
        </w:tc>
        <w:tc>
          <w:tcPr>
            <w:tcW w:w="618" w:type="dxa"/>
            <w:tcBorders>
              <w:top w:val="nil"/>
              <w:left w:val="nil"/>
              <w:bottom w:val="nil"/>
              <w:right w:val="nil"/>
            </w:tcBorders>
            <w:shd w:val="clear" w:color="auto" w:fill="auto"/>
            <w:noWrap/>
            <w:vAlign w:val="bottom"/>
            <w:hideMark/>
          </w:tcPr>
          <w:p w14:paraId="67B6DE03"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6D6FF45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0013</w:t>
            </w:r>
          </w:p>
        </w:tc>
      </w:tr>
      <w:tr w:rsidR="00C02B82" w:rsidRPr="00A14DAA" w14:paraId="4986F5E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DDFDBBC"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w:t>
            </w:r>
            <w:r>
              <w:rPr>
                <w:rFonts w:ascii="Arial" w:eastAsia="Times New Roman" w:hAnsi="Arial" w:cs="Arial"/>
                <w:b/>
                <w:bCs/>
                <w:color w:val="000000"/>
                <w:sz w:val="20"/>
                <w:szCs w:val="20"/>
              </w:rPr>
              <w:t>emps</w:t>
            </w:r>
          </w:p>
        </w:tc>
        <w:tc>
          <w:tcPr>
            <w:tcW w:w="1170" w:type="dxa"/>
            <w:tcBorders>
              <w:top w:val="nil"/>
              <w:left w:val="nil"/>
              <w:bottom w:val="nil"/>
              <w:right w:val="nil"/>
            </w:tcBorders>
            <w:shd w:val="clear" w:color="auto" w:fill="auto"/>
            <w:noWrap/>
            <w:vAlign w:val="bottom"/>
            <w:hideMark/>
          </w:tcPr>
          <w:p w14:paraId="0FFDBE0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21</w:t>
            </w:r>
          </w:p>
        </w:tc>
        <w:tc>
          <w:tcPr>
            <w:tcW w:w="618" w:type="dxa"/>
            <w:tcBorders>
              <w:top w:val="nil"/>
              <w:left w:val="nil"/>
              <w:bottom w:val="nil"/>
              <w:right w:val="nil"/>
            </w:tcBorders>
            <w:shd w:val="clear" w:color="auto" w:fill="auto"/>
            <w:noWrap/>
            <w:vAlign w:val="bottom"/>
            <w:hideMark/>
          </w:tcPr>
          <w:p w14:paraId="1470AAD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4157348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0476</w:t>
            </w:r>
          </w:p>
        </w:tc>
      </w:tr>
      <w:tr w:rsidR="00C02B82" w:rsidRPr="00A14DAA" w14:paraId="49B7E20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5993CCF2" w14:textId="30CF83C6" w:rsidR="00C02B82" w:rsidRPr="00A14DAA" w:rsidRDefault="00C02B82" w:rsidP="008E05ED">
            <w:pPr>
              <w:spacing w:after="0" w:line="240" w:lineRule="auto"/>
              <w:rPr>
                <w:rFonts w:ascii="Arial" w:eastAsia="Times New Roman" w:hAnsi="Arial" w:cs="Arial"/>
                <w:b/>
                <w:bCs/>
                <w:color w:val="000000"/>
                <w:sz w:val="20"/>
                <w:szCs w:val="20"/>
              </w:rPr>
            </w:pPr>
            <w:del w:id="68" w:author="Sonier, Remi (DFO/MPO)" w:date="2025-03-04T10:32:00Z">
              <w:r w:rsidRPr="00A14DAA" w:rsidDel="002017B6">
                <w:rPr>
                  <w:rFonts w:ascii="Arial" w:eastAsia="Times New Roman" w:hAnsi="Arial" w:cs="Arial"/>
                  <w:b/>
                  <w:bCs/>
                  <w:color w:val="000000"/>
                  <w:sz w:val="20"/>
                  <w:szCs w:val="20"/>
                </w:rPr>
                <w:delText>Tide level</w:delText>
              </w:r>
            </w:del>
            <w:proofErr w:type="spellStart"/>
            <w:ins w:id="69" w:author="Sonier, Remi (DFO/MPO)" w:date="2025-03-04T10:32:00Z">
              <w:r w:rsidR="002017B6">
                <w:rPr>
                  <w:rFonts w:ascii="Arial" w:eastAsia="Times New Roman" w:hAnsi="Arial" w:cs="Arial"/>
                  <w:b/>
                  <w:bCs/>
                  <w:color w:val="000000"/>
                  <w:sz w:val="20"/>
                  <w:szCs w:val="20"/>
                </w:rPr>
                <w:t>Niveau</w:t>
              </w:r>
              <w:proofErr w:type="spellEnd"/>
              <w:r w:rsidR="002017B6">
                <w:rPr>
                  <w:rFonts w:ascii="Arial" w:eastAsia="Times New Roman" w:hAnsi="Arial" w:cs="Arial"/>
                  <w:b/>
                  <w:bCs/>
                  <w:color w:val="000000"/>
                  <w:sz w:val="20"/>
                  <w:szCs w:val="20"/>
                </w:rPr>
                <w:t xml:space="preserve"> de marée</w:t>
              </w:r>
            </w:ins>
          </w:p>
        </w:tc>
        <w:tc>
          <w:tcPr>
            <w:tcW w:w="1170" w:type="dxa"/>
            <w:tcBorders>
              <w:top w:val="nil"/>
              <w:left w:val="nil"/>
              <w:bottom w:val="nil"/>
              <w:right w:val="nil"/>
            </w:tcBorders>
            <w:shd w:val="clear" w:color="auto" w:fill="auto"/>
            <w:noWrap/>
            <w:vAlign w:val="bottom"/>
            <w:hideMark/>
          </w:tcPr>
          <w:p w14:paraId="162A44B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89</w:t>
            </w:r>
          </w:p>
        </w:tc>
        <w:tc>
          <w:tcPr>
            <w:tcW w:w="618" w:type="dxa"/>
            <w:tcBorders>
              <w:top w:val="nil"/>
              <w:left w:val="nil"/>
              <w:bottom w:val="nil"/>
              <w:right w:val="nil"/>
            </w:tcBorders>
            <w:shd w:val="clear" w:color="auto" w:fill="auto"/>
            <w:noWrap/>
            <w:vAlign w:val="bottom"/>
            <w:hideMark/>
          </w:tcPr>
          <w:p w14:paraId="6E9A1FE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29C6C673"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0043</w:t>
            </w:r>
          </w:p>
        </w:tc>
      </w:tr>
      <w:tr w:rsidR="00C02B82" w:rsidRPr="00A14DAA" w14:paraId="1FCE403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2E67D002"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143AD5">
              <w:rPr>
                <w:rFonts w:ascii="Arial" w:eastAsia="Times New Roman" w:hAnsi="Arial" w:cs="Arial"/>
                <w:color w:val="000000"/>
                <w:sz w:val="20"/>
                <w:szCs w:val="20"/>
              </w:rPr>
              <w:t>Expérience</w:t>
            </w:r>
            <w:proofErr w:type="spellEnd"/>
            <w:r w:rsidRPr="00A14DAA">
              <w:rPr>
                <w:rFonts w:ascii="Arial" w:eastAsia="Times New Roman" w:hAnsi="Arial" w:cs="Arial"/>
                <w:color w:val="000000"/>
                <w:sz w:val="20"/>
                <w:szCs w:val="20"/>
              </w:rPr>
              <w:t xml:space="preserve"> x </w:t>
            </w:r>
            <w:r w:rsidRPr="00143AD5">
              <w:rPr>
                <w:rFonts w:ascii="Arial" w:eastAsia="Times New Roman" w:hAnsi="Arial" w:cs="Arial"/>
                <w:color w:val="000000"/>
                <w:sz w:val="20"/>
                <w:szCs w:val="20"/>
              </w:rPr>
              <w:t>Temps</w:t>
            </w:r>
          </w:p>
        </w:tc>
        <w:tc>
          <w:tcPr>
            <w:tcW w:w="1170" w:type="dxa"/>
            <w:tcBorders>
              <w:top w:val="nil"/>
              <w:left w:val="nil"/>
              <w:bottom w:val="nil"/>
              <w:right w:val="nil"/>
            </w:tcBorders>
            <w:shd w:val="clear" w:color="auto" w:fill="auto"/>
            <w:noWrap/>
            <w:vAlign w:val="bottom"/>
            <w:hideMark/>
          </w:tcPr>
          <w:p w14:paraId="5FA3BAE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w:t>
            </w:r>
            <w:r>
              <w:rPr>
                <w:rFonts w:ascii="Arial" w:eastAsia="Times New Roman" w:hAnsi="Arial" w:cs="Arial"/>
                <w:color w:val="000000"/>
                <w:sz w:val="20"/>
                <w:szCs w:val="20"/>
              </w:rPr>
              <w:t>,</w:t>
            </w:r>
            <w:r w:rsidRPr="00A14DAA">
              <w:rPr>
                <w:rFonts w:ascii="Arial" w:eastAsia="Times New Roman" w:hAnsi="Arial" w:cs="Arial"/>
                <w:color w:val="000000"/>
                <w:sz w:val="20"/>
                <w:szCs w:val="20"/>
              </w:rPr>
              <w:t>22</w:t>
            </w:r>
          </w:p>
        </w:tc>
        <w:tc>
          <w:tcPr>
            <w:tcW w:w="618" w:type="dxa"/>
            <w:tcBorders>
              <w:top w:val="nil"/>
              <w:left w:val="nil"/>
              <w:bottom w:val="nil"/>
              <w:right w:val="nil"/>
            </w:tcBorders>
            <w:shd w:val="clear" w:color="auto" w:fill="auto"/>
            <w:noWrap/>
            <w:vAlign w:val="bottom"/>
            <w:hideMark/>
          </w:tcPr>
          <w:p w14:paraId="274662D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524AEF61" w14:textId="77777777" w:rsidR="00C02B82" w:rsidRPr="00A14DAA" w:rsidRDefault="00C02B82" w:rsidP="008E05ED">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w:t>
            </w:r>
            <w:r>
              <w:rPr>
                <w:rFonts w:ascii="Arial" w:eastAsia="Times New Roman" w:hAnsi="Arial" w:cs="Arial"/>
                <w:color w:val="000000"/>
                <w:sz w:val="20"/>
                <w:szCs w:val="20"/>
              </w:rPr>
              <w:t>,</w:t>
            </w:r>
            <w:r w:rsidRPr="00A14DAA">
              <w:rPr>
                <w:rFonts w:ascii="Arial" w:eastAsia="Times New Roman" w:hAnsi="Arial" w:cs="Arial"/>
                <w:color w:val="000000"/>
                <w:sz w:val="20"/>
                <w:szCs w:val="20"/>
              </w:rPr>
              <w:t>4013</w:t>
            </w:r>
          </w:p>
        </w:tc>
      </w:tr>
      <w:tr w:rsidR="00C02B82" w:rsidRPr="00A14DAA" w14:paraId="4282DDC3"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46817D7A"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Niveau de marée</w:t>
            </w:r>
          </w:p>
        </w:tc>
        <w:tc>
          <w:tcPr>
            <w:tcW w:w="1170" w:type="dxa"/>
            <w:tcBorders>
              <w:top w:val="nil"/>
              <w:left w:val="nil"/>
              <w:bottom w:val="nil"/>
              <w:right w:val="nil"/>
            </w:tcBorders>
            <w:shd w:val="clear" w:color="auto" w:fill="auto"/>
            <w:noWrap/>
            <w:vAlign w:val="bottom"/>
            <w:hideMark/>
          </w:tcPr>
          <w:p w14:paraId="70B79DD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58</w:t>
            </w:r>
          </w:p>
        </w:tc>
        <w:tc>
          <w:tcPr>
            <w:tcW w:w="618" w:type="dxa"/>
            <w:tcBorders>
              <w:top w:val="nil"/>
              <w:left w:val="nil"/>
              <w:bottom w:val="nil"/>
              <w:right w:val="nil"/>
            </w:tcBorders>
            <w:shd w:val="clear" w:color="auto" w:fill="auto"/>
            <w:noWrap/>
            <w:vAlign w:val="bottom"/>
            <w:hideMark/>
          </w:tcPr>
          <w:p w14:paraId="4F2E355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3AC213E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349804E5"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31824EF1"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Temps x Niveau de marée</w:t>
            </w:r>
          </w:p>
        </w:tc>
        <w:tc>
          <w:tcPr>
            <w:tcW w:w="1170" w:type="dxa"/>
            <w:tcBorders>
              <w:top w:val="nil"/>
              <w:left w:val="nil"/>
              <w:bottom w:val="nil"/>
              <w:right w:val="nil"/>
            </w:tcBorders>
            <w:shd w:val="clear" w:color="auto" w:fill="auto"/>
            <w:noWrap/>
            <w:vAlign w:val="bottom"/>
            <w:hideMark/>
          </w:tcPr>
          <w:p w14:paraId="6F1B49D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23</w:t>
            </w:r>
          </w:p>
        </w:tc>
        <w:tc>
          <w:tcPr>
            <w:tcW w:w="618" w:type="dxa"/>
            <w:tcBorders>
              <w:top w:val="nil"/>
              <w:left w:val="nil"/>
              <w:bottom w:val="nil"/>
              <w:right w:val="nil"/>
            </w:tcBorders>
            <w:shd w:val="clear" w:color="auto" w:fill="auto"/>
            <w:noWrap/>
            <w:vAlign w:val="bottom"/>
            <w:hideMark/>
          </w:tcPr>
          <w:p w14:paraId="04EDAD15"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2D15B39B"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5D503FD7" w14:textId="77777777" w:rsidTr="008E05ED">
        <w:trPr>
          <w:trHeight w:val="300"/>
          <w:jc w:val="center"/>
        </w:trPr>
        <w:tc>
          <w:tcPr>
            <w:tcW w:w="4050" w:type="dxa"/>
            <w:tcBorders>
              <w:top w:val="nil"/>
              <w:left w:val="nil"/>
              <w:bottom w:val="single" w:sz="4" w:space="0" w:color="auto"/>
              <w:right w:val="nil"/>
            </w:tcBorders>
            <w:shd w:val="clear" w:color="auto" w:fill="auto"/>
            <w:noWrap/>
            <w:vAlign w:val="bottom"/>
            <w:hideMark/>
          </w:tcPr>
          <w:p w14:paraId="470098E3"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Temps x Niveau de marée</w:t>
            </w:r>
          </w:p>
        </w:tc>
        <w:tc>
          <w:tcPr>
            <w:tcW w:w="1170" w:type="dxa"/>
            <w:tcBorders>
              <w:top w:val="nil"/>
              <w:left w:val="nil"/>
              <w:bottom w:val="single" w:sz="4" w:space="0" w:color="auto"/>
              <w:right w:val="nil"/>
            </w:tcBorders>
            <w:shd w:val="clear" w:color="auto" w:fill="auto"/>
            <w:noWrap/>
            <w:vAlign w:val="bottom"/>
            <w:hideMark/>
          </w:tcPr>
          <w:p w14:paraId="7CF6122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24</w:t>
            </w:r>
          </w:p>
        </w:tc>
        <w:tc>
          <w:tcPr>
            <w:tcW w:w="618" w:type="dxa"/>
            <w:tcBorders>
              <w:top w:val="nil"/>
              <w:left w:val="nil"/>
              <w:bottom w:val="single" w:sz="4" w:space="0" w:color="auto"/>
              <w:right w:val="nil"/>
            </w:tcBorders>
            <w:shd w:val="clear" w:color="auto" w:fill="auto"/>
            <w:noWrap/>
            <w:vAlign w:val="bottom"/>
            <w:hideMark/>
          </w:tcPr>
          <w:p w14:paraId="0724672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1A94E635"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bl>
    <w:p w14:paraId="6AAE0AF9" w14:textId="77777777" w:rsidR="00C02B82" w:rsidRPr="00A14DAA" w:rsidRDefault="00C02B82" w:rsidP="00C02B82">
      <w:pPr>
        <w:jc w:val="both"/>
        <w:rPr>
          <w:rFonts w:ascii="Arial" w:hAnsi="Arial" w:cs="Arial"/>
        </w:rPr>
      </w:pPr>
    </w:p>
    <w:p w14:paraId="31E7D391" w14:textId="77777777" w:rsidR="00C02B82" w:rsidRPr="00A14DAA" w:rsidRDefault="00C02B82" w:rsidP="00C02B82">
      <w:pPr>
        <w:jc w:val="both"/>
        <w:rPr>
          <w:rFonts w:ascii="Arial" w:hAnsi="Arial" w:cs="Arial"/>
        </w:rPr>
      </w:pPr>
    </w:p>
    <w:p w14:paraId="25AC24BD" w14:textId="11117E73" w:rsidR="00C02B82" w:rsidRPr="00811314" w:rsidRDefault="00C02B82" w:rsidP="00C02B82">
      <w:pPr>
        <w:jc w:val="both"/>
        <w:rPr>
          <w:rFonts w:ascii="Arial" w:hAnsi="Arial" w:cs="Arial"/>
          <w:lang w:val="fr-FR"/>
        </w:rPr>
      </w:pPr>
      <w:r w:rsidRPr="00811314">
        <w:rPr>
          <w:rFonts w:ascii="Arial" w:hAnsi="Arial" w:cs="Arial"/>
          <w:lang w:val="fr-FR"/>
        </w:rPr>
        <w:t xml:space="preserve">Alors que le fait d'être placé dans l'eau a facilité l'enfouissement des </w:t>
      </w:r>
      <w:del w:id="70" w:author="Sonier, Remi (DFO/MPO)" w:date="2025-03-04T10:26:00Z">
        <w:r w:rsidRPr="00811314" w:rsidDel="002017B6">
          <w:rPr>
            <w:rFonts w:ascii="Arial" w:hAnsi="Arial" w:cs="Arial"/>
            <w:lang w:val="fr-FR"/>
          </w:rPr>
          <w:delText xml:space="preserve">palourdes </w:delText>
        </w:r>
      </w:del>
      <w:ins w:id="71" w:author="Sonier, Remi (DFO/MPO)" w:date="2025-03-04T10:26:00Z">
        <w:r w:rsidR="002017B6">
          <w:rPr>
            <w:rFonts w:ascii="Arial" w:hAnsi="Arial" w:cs="Arial"/>
            <w:lang w:val="fr-FR"/>
          </w:rPr>
          <w:t>mye</w:t>
        </w:r>
        <w:r w:rsidR="002017B6" w:rsidRPr="00811314">
          <w:rPr>
            <w:rFonts w:ascii="Arial" w:hAnsi="Arial" w:cs="Arial"/>
            <w:lang w:val="fr-FR"/>
          </w:rPr>
          <w:t xml:space="preserve">s </w:t>
        </w:r>
      </w:ins>
      <w:r w:rsidRPr="00811314">
        <w:rPr>
          <w:rFonts w:ascii="Arial" w:hAnsi="Arial" w:cs="Arial"/>
          <w:lang w:val="fr-FR"/>
        </w:rPr>
        <w:t xml:space="preserve">pour les expériences de mai, juillet, août et septembre, cela n'a pas été le cas pour l'expérience de la canicule de juin. Ici, la grande majorité des </w:t>
      </w:r>
      <w:del w:id="72" w:author="Sonier, Remi (DFO/MPO)" w:date="2025-03-04T10:26:00Z">
        <w:r w:rsidRPr="00811314" w:rsidDel="002017B6">
          <w:rPr>
            <w:rFonts w:ascii="Arial" w:hAnsi="Arial" w:cs="Arial"/>
            <w:lang w:val="fr-FR"/>
          </w:rPr>
          <w:delText xml:space="preserve">palourdes </w:delText>
        </w:r>
      </w:del>
      <w:ins w:id="73" w:author="Sonier, Remi (DFO/MPO)" w:date="2025-03-04T10:26:00Z">
        <w:r w:rsidR="002017B6">
          <w:rPr>
            <w:rFonts w:ascii="Arial" w:hAnsi="Arial" w:cs="Arial"/>
            <w:lang w:val="fr-FR"/>
          </w:rPr>
          <w:t>mye</w:t>
        </w:r>
        <w:r w:rsidR="002017B6" w:rsidRPr="00811314">
          <w:rPr>
            <w:rFonts w:ascii="Arial" w:hAnsi="Arial" w:cs="Arial"/>
            <w:lang w:val="fr-FR"/>
          </w:rPr>
          <w:t xml:space="preserve">s </w:t>
        </w:r>
      </w:ins>
      <w:r w:rsidRPr="00811314">
        <w:rPr>
          <w:rFonts w:ascii="Arial" w:hAnsi="Arial" w:cs="Arial"/>
          <w:lang w:val="fr-FR"/>
        </w:rPr>
        <w:t xml:space="preserve">n'ont pas réussi à s'enfouir dans les deux heures suivant la pêche, les seules </w:t>
      </w:r>
      <w:del w:id="74" w:author="Sonier, Remi (DFO/MPO)" w:date="2025-03-04T10:26:00Z">
        <w:r w:rsidRPr="00811314" w:rsidDel="002017B6">
          <w:rPr>
            <w:rFonts w:ascii="Arial" w:hAnsi="Arial" w:cs="Arial"/>
            <w:lang w:val="fr-FR"/>
          </w:rPr>
          <w:delText xml:space="preserve">palourdes </w:delText>
        </w:r>
      </w:del>
      <w:ins w:id="75" w:author="Sonier, Remi (DFO/MPO)" w:date="2025-03-04T10:26:00Z">
        <w:r w:rsidR="002017B6">
          <w:rPr>
            <w:rFonts w:ascii="Arial" w:hAnsi="Arial" w:cs="Arial"/>
            <w:lang w:val="fr-FR"/>
          </w:rPr>
          <w:t>mye</w:t>
        </w:r>
        <w:r w:rsidR="002017B6" w:rsidRPr="00811314">
          <w:rPr>
            <w:rFonts w:ascii="Arial" w:hAnsi="Arial" w:cs="Arial"/>
            <w:lang w:val="fr-FR"/>
          </w:rPr>
          <w:t xml:space="preserve">s </w:t>
        </w:r>
      </w:ins>
      <w:r w:rsidRPr="00811314">
        <w:rPr>
          <w:rFonts w:ascii="Arial" w:hAnsi="Arial" w:cs="Arial"/>
          <w:lang w:val="fr-FR"/>
        </w:rPr>
        <w:t xml:space="preserve">enfouies se trouvant dans la zone </w:t>
      </w:r>
      <w:proofErr w:type="spellStart"/>
      <w:r w:rsidRPr="00811314">
        <w:rPr>
          <w:rFonts w:ascii="Arial" w:hAnsi="Arial" w:cs="Arial"/>
          <w:lang w:val="fr-FR"/>
        </w:rPr>
        <w:lastRenderedPageBreak/>
        <w:t>subtidale</w:t>
      </w:r>
      <w:proofErr w:type="spellEnd"/>
      <w:r w:rsidRPr="00811314">
        <w:rPr>
          <w:rFonts w:ascii="Arial" w:hAnsi="Arial" w:cs="Arial"/>
          <w:lang w:val="fr-FR"/>
        </w:rPr>
        <w:t xml:space="preserve"> profonde (ce qui plaide en faveur de l'enfouissement des </w:t>
      </w:r>
      <w:del w:id="76" w:author="Sonier, Remi (DFO/MPO)" w:date="2025-03-04T10:26:00Z">
        <w:r w:rsidRPr="00811314" w:rsidDel="002017B6">
          <w:rPr>
            <w:rFonts w:ascii="Arial" w:hAnsi="Arial" w:cs="Arial"/>
            <w:lang w:val="fr-FR"/>
          </w:rPr>
          <w:delText xml:space="preserve">palourdes </w:delText>
        </w:r>
      </w:del>
      <w:ins w:id="77" w:author="Sonier, Remi (DFO/MPO)" w:date="2025-03-04T10:26:00Z">
        <w:r w:rsidR="002017B6">
          <w:rPr>
            <w:rFonts w:ascii="Arial" w:hAnsi="Arial" w:cs="Arial"/>
            <w:lang w:val="fr-FR"/>
          </w:rPr>
          <w:t>mye</w:t>
        </w:r>
        <w:r w:rsidR="002017B6" w:rsidRPr="00811314">
          <w:rPr>
            <w:rFonts w:ascii="Arial" w:hAnsi="Arial" w:cs="Arial"/>
            <w:lang w:val="fr-FR"/>
          </w:rPr>
          <w:t xml:space="preserve">s </w:t>
        </w:r>
      </w:ins>
      <w:r w:rsidRPr="00811314">
        <w:rPr>
          <w:rFonts w:ascii="Arial" w:hAnsi="Arial" w:cs="Arial"/>
          <w:lang w:val="fr-FR"/>
        </w:rPr>
        <w:t xml:space="preserve">dans des eaux plus profondes). Cela se reflète dans les proportions d'enfouissement après 24 et 48 heures dans l'analyse principale également. Ce résultat confirme que la vague de chaleur de juin a exercé un stress physiologique sur les </w:t>
      </w:r>
      <w:del w:id="78" w:author="Sonier, Remi (DFO/MPO)" w:date="2025-03-04T10:26:00Z">
        <w:r w:rsidRPr="00811314" w:rsidDel="002017B6">
          <w:rPr>
            <w:rFonts w:ascii="Arial" w:hAnsi="Arial" w:cs="Arial"/>
            <w:lang w:val="fr-FR"/>
          </w:rPr>
          <w:delText xml:space="preserve">palourdes </w:delText>
        </w:r>
      </w:del>
      <w:ins w:id="79" w:author="Sonier, Remi (DFO/MPO)" w:date="2025-03-04T10:26:00Z">
        <w:r w:rsidR="002017B6">
          <w:rPr>
            <w:rFonts w:ascii="Arial" w:hAnsi="Arial" w:cs="Arial"/>
            <w:lang w:val="fr-FR"/>
          </w:rPr>
          <w:t>mye</w:t>
        </w:r>
        <w:r w:rsidR="002017B6" w:rsidRPr="00811314">
          <w:rPr>
            <w:rFonts w:ascii="Arial" w:hAnsi="Arial" w:cs="Arial"/>
            <w:lang w:val="fr-FR"/>
          </w:rPr>
          <w:t xml:space="preserve">s </w:t>
        </w:r>
      </w:ins>
      <w:proofErr w:type="spellStart"/>
      <w:r w:rsidRPr="00811314">
        <w:rPr>
          <w:rFonts w:ascii="Arial" w:hAnsi="Arial" w:cs="Arial"/>
          <w:lang w:val="fr-FR"/>
        </w:rPr>
        <w:t>sublégales</w:t>
      </w:r>
      <w:proofErr w:type="spellEnd"/>
      <w:r w:rsidRPr="00811314">
        <w:rPr>
          <w:rFonts w:ascii="Arial" w:hAnsi="Arial" w:cs="Arial"/>
          <w:lang w:val="fr-FR"/>
        </w:rPr>
        <w:t xml:space="preserve"> rejetées, ce qui a finalement empêché l'enfouissement et entraîné la mort des </w:t>
      </w:r>
      <w:del w:id="80" w:author="Sonier, Remi (DFO/MPO)" w:date="2025-03-04T10:26:00Z">
        <w:r w:rsidRPr="00811314" w:rsidDel="002017B6">
          <w:rPr>
            <w:rFonts w:ascii="Arial" w:hAnsi="Arial" w:cs="Arial"/>
            <w:lang w:val="fr-FR"/>
          </w:rPr>
          <w:delText>palourdes</w:delText>
        </w:r>
      </w:del>
      <w:ins w:id="81" w:author="Sonier, Remi (DFO/MPO)" w:date="2025-03-04T10:26:00Z">
        <w:r w:rsidR="002017B6">
          <w:rPr>
            <w:rFonts w:ascii="Arial" w:hAnsi="Arial" w:cs="Arial"/>
            <w:lang w:val="fr-FR"/>
          </w:rPr>
          <w:t>mye</w:t>
        </w:r>
        <w:r w:rsidR="002017B6" w:rsidRPr="00811314">
          <w:rPr>
            <w:rFonts w:ascii="Arial" w:hAnsi="Arial" w:cs="Arial"/>
            <w:lang w:val="fr-FR"/>
          </w:rPr>
          <w:t>s</w:t>
        </w:r>
      </w:ins>
      <w:r w:rsidRPr="00811314">
        <w:rPr>
          <w:rFonts w:ascii="Arial" w:hAnsi="Arial" w:cs="Arial"/>
          <w:lang w:val="fr-FR"/>
        </w:rPr>
        <w:t>.</w:t>
      </w:r>
    </w:p>
    <w:p w14:paraId="580A2FF0" w14:textId="77777777" w:rsidR="00C02B82" w:rsidRPr="00811314" w:rsidRDefault="00C02B82" w:rsidP="00C02B82">
      <w:pPr>
        <w:rPr>
          <w:rFonts w:ascii="Arial" w:hAnsi="Arial" w:cs="Arial"/>
          <w:b/>
          <w:bCs/>
          <w:sz w:val="28"/>
          <w:szCs w:val="28"/>
          <w:lang w:val="fr-FR"/>
        </w:rPr>
      </w:pPr>
      <w:r w:rsidRPr="00811314">
        <w:rPr>
          <w:rFonts w:ascii="Arial" w:hAnsi="Arial" w:cs="Arial"/>
          <w:b/>
          <w:bCs/>
          <w:sz w:val="28"/>
          <w:szCs w:val="28"/>
          <w:lang w:val="fr-FR"/>
        </w:rPr>
        <w:br w:type="page"/>
      </w:r>
    </w:p>
    <w:p w14:paraId="19DDFCC1" w14:textId="77777777" w:rsidR="00C02B82" w:rsidRDefault="00C02B82" w:rsidP="00C02B82">
      <w:pPr>
        <w:ind w:left="360" w:hanging="360"/>
        <w:rPr>
          <w:rFonts w:ascii="Arial" w:hAnsi="Arial" w:cs="Arial"/>
          <w:b/>
          <w:bCs/>
          <w:sz w:val="28"/>
          <w:szCs w:val="28"/>
        </w:rPr>
      </w:pPr>
      <w:proofErr w:type="spellStart"/>
      <w:r w:rsidRPr="00811314">
        <w:rPr>
          <w:rFonts w:ascii="Arial" w:hAnsi="Arial" w:cs="Arial"/>
          <w:b/>
          <w:bCs/>
          <w:sz w:val="28"/>
          <w:szCs w:val="28"/>
        </w:rPr>
        <w:lastRenderedPageBreak/>
        <w:t>Références</w:t>
      </w:r>
      <w:proofErr w:type="spellEnd"/>
    </w:p>
    <w:p w14:paraId="74364789" w14:textId="77777777" w:rsidR="00C02B82" w:rsidRPr="00A14DAA" w:rsidRDefault="00C02B82" w:rsidP="00C02B82">
      <w:pPr>
        <w:ind w:left="360" w:hanging="360"/>
        <w:rPr>
          <w:rFonts w:ascii="Arial" w:hAnsi="Arial" w:cs="Arial"/>
        </w:rPr>
      </w:pPr>
      <w:proofErr w:type="spellStart"/>
      <w:r w:rsidRPr="00A14DAA">
        <w:rPr>
          <w:rFonts w:ascii="Arial" w:hAnsi="Arial" w:cs="Arial"/>
        </w:rPr>
        <w:t>Bolker</w:t>
      </w:r>
      <w:proofErr w:type="spellEnd"/>
      <w:r w:rsidRPr="00A14DAA">
        <w:rPr>
          <w:rFonts w:ascii="Arial" w:hAnsi="Arial" w:cs="Arial"/>
        </w:rPr>
        <w:t xml:space="preserve"> B. 2018. GLMM worked examples [online]. Accessed 1 October 2024 from </w:t>
      </w:r>
      <w:hyperlink r:id="rId22"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61634149" w14:textId="77777777" w:rsidR="00C02B82" w:rsidRPr="00A14DAA" w:rsidRDefault="00C02B82" w:rsidP="00C02B82">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23" w:history="1">
        <w:r w:rsidRPr="00A14DAA">
          <w:rPr>
            <w:rStyle w:val="Hyperlink"/>
            <w:rFonts w:ascii="Arial" w:hAnsi="Arial" w:cs="Arial"/>
          </w:rPr>
          <w:t>https://doi.org/10.1007/s11336-013-9328-2</w:t>
        </w:r>
      </w:hyperlink>
    </w:p>
    <w:p w14:paraId="37CC8ABA" w14:textId="77777777" w:rsidR="00C02B82" w:rsidRPr="00A14DAA" w:rsidRDefault="00C02B82" w:rsidP="00C02B82">
      <w:pPr>
        <w:ind w:left="360" w:hanging="360"/>
        <w:rPr>
          <w:rFonts w:ascii="Arial" w:hAnsi="Arial" w:cs="Arial"/>
        </w:rPr>
      </w:pPr>
      <w:r w:rsidRPr="00A14DAA">
        <w:rPr>
          <w:rFonts w:ascii="Arial" w:hAnsi="Arial" w:cs="Arial"/>
        </w:rPr>
        <w:t xml:space="preserve">Clements JC, Ramesh K, </w:t>
      </w:r>
      <w:proofErr w:type="spellStart"/>
      <w:r w:rsidRPr="00A14DAA">
        <w:rPr>
          <w:rFonts w:ascii="Arial" w:hAnsi="Arial" w:cs="Arial"/>
        </w:rPr>
        <w:t>Nysveen</w:t>
      </w:r>
      <w:proofErr w:type="spellEnd"/>
      <w:r w:rsidRPr="00A14DAA">
        <w:rPr>
          <w:rFonts w:ascii="Arial" w:hAnsi="Arial" w:cs="Arial"/>
        </w:rPr>
        <w:t xml:space="preserve">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24" w:history="1">
        <w:r w:rsidRPr="00A14DAA">
          <w:rPr>
            <w:rStyle w:val="Hyperlink"/>
            <w:rFonts w:ascii="Arial" w:hAnsi="Arial" w:cs="Arial"/>
          </w:rPr>
          <w:t>https://doi.org/10.1016/j.anbehav.2020.12.008</w:t>
        </w:r>
      </w:hyperlink>
      <w:r w:rsidRPr="00A14DAA">
        <w:rPr>
          <w:rFonts w:ascii="Arial" w:hAnsi="Arial" w:cs="Arial"/>
        </w:rPr>
        <w:t xml:space="preserve"> </w:t>
      </w:r>
    </w:p>
    <w:p w14:paraId="3CF2C90D" w14:textId="77777777" w:rsidR="00C02B82" w:rsidRPr="00A14DAA" w:rsidRDefault="00C02B82" w:rsidP="00C02B82">
      <w:pPr>
        <w:ind w:left="360" w:hanging="360"/>
        <w:rPr>
          <w:rFonts w:ascii="Arial" w:hAnsi="Arial" w:cs="Arial"/>
        </w:rPr>
      </w:pPr>
      <w:r w:rsidRPr="00A14DAA">
        <w:rPr>
          <w:rFonts w:ascii="Arial" w:hAnsi="Arial" w:cs="Arial"/>
        </w:rPr>
        <w:t>Fox J, Weisberg S. 2019. An R companion to applied regression (3rd ed.). Thousand Oaks: Sage.</w:t>
      </w:r>
    </w:p>
    <w:p w14:paraId="4917DC80" w14:textId="77777777" w:rsidR="00C02B82" w:rsidRPr="00A14DAA" w:rsidRDefault="00C02B82" w:rsidP="00C02B82">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25" w:history="1">
        <w:r w:rsidRPr="00A14DAA">
          <w:rPr>
            <w:rStyle w:val="Hyperlink"/>
            <w:rFonts w:ascii="Arial" w:hAnsi="Arial" w:cs="Arial"/>
          </w:rPr>
          <w:t>https://doi.org/10.1016/j.jembe.2021.151668</w:t>
        </w:r>
      </w:hyperlink>
      <w:r w:rsidRPr="00A14DAA">
        <w:rPr>
          <w:rFonts w:ascii="Arial" w:hAnsi="Arial" w:cs="Arial"/>
        </w:rPr>
        <w:t xml:space="preserve"> </w:t>
      </w:r>
    </w:p>
    <w:p w14:paraId="3373001B" w14:textId="77777777" w:rsidR="00C02B82" w:rsidRPr="00A14DAA" w:rsidRDefault="00C02B82" w:rsidP="00C02B82">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26" w:history="1">
        <w:r w:rsidRPr="00A14DAA">
          <w:rPr>
            <w:rStyle w:val="Hyperlink"/>
            <w:rFonts w:ascii="Arial" w:hAnsi="Arial" w:cs="Arial"/>
          </w:rPr>
          <w:t>https://doi.org/10.1016/j.jembe.2023.151916</w:t>
        </w:r>
      </w:hyperlink>
      <w:r w:rsidRPr="00A14DAA">
        <w:rPr>
          <w:rFonts w:ascii="Arial" w:hAnsi="Arial" w:cs="Arial"/>
        </w:rPr>
        <w:t xml:space="preserve"> </w:t>
      </w:r>
    </w:p>
    <w:p w14:paraId="5DD7CAF9" w14:textId="77777777" w:rsidR="00C02B82" w:rsidRPr="001E484E" w:rsidRDefault="00C02B82" w:rsidP="00C02B82">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27" w:history="1">
        <w:r w:rsidRPr="00A14DAA">
          <w:rPr>
            <w:rStyle w:val="Hyperlink"/>
            <w:rFonts w:ascii="Arial" w:hAnsi="Arial" w:cs="Arial"/>
          </w:rPr>
          <w:t>https://doi.org/10.1111/j.1469-7998.1968.tb05037.x</w:t>
        </w:r>
      </w:hyperlink>
      <w:r>
        <w:rPr>
          <w:rFonts w:ascii="Arial" w:hAnsi="Arial" w:cs="Arial"/>
        </w:rPr>
        <w:t xml:space="preserve"> </w:t>
      </w:r>
    </w:p>
    <w:p w14:paraId="3A929104" w14:textId="77777777" w:rsidR="00C02B82" w:rsidRPr="006329ED" w:rsidRDefault="00C02B82" w:rsidP="00C02B82">
      <w:pPr>
        <w:jc w:val="both"/>
        <w:rPr>
          <w:rFonts w:ascii="Arial" w:hAnsi="Arial" w:cs="Arial"/>
          <w:b/>
          <w:bCs/>
        </w:rPr>
      </w:pPr>
    </w:p>
    <w:p w14:paraId="23D22923" w14:textId="77777777" w:rsidR="00C02B82" w:rsidRPr="00BF2A6F" w:rsidRDefault="00C02B82" w:rsidP="00C02B82"/>
    <w:p w14:paraId="5080DFA8" w14:textId="77777777" w:rsidR="00C02B82" w:rsidRDefault="00C02B82" w:rsidP="00C02B82"/>
    <w:p w14:paraId="1F7D5A0F" w14:textId="77777777" w:rsidR="00BF2A6F" w:rsidRPr="001E484E" w:rsidRDefault="00BF2A6F" w:rsidP="00BF2A6F">
      <w:pPr>
        <w:ind w:left="360" w:hanging="360"/>
        <w:rPr>
          <w:rFonts w:ascii="Arial" w:hAnsi="Arial" w:cs="Arial"/>
        </w:rPr>
      </w:pPr>
    </w:p>
    <w:p w14:paraId="76D72CF5" w14:textId="77777777" w:rsidR="00BF2A6F" w:rsidRPr="006329ED" w:rsidRDefault="00BF2A6F" w:rsidP="00BF2A6F">
      <w:pPr>
        <w:jc w:val="both"/>
        <w:rPr>
          <w:rFonts w:ascii="Arial" w:hAnsi="Arial" w:cs="Arial"/>
          <w:b/>
          <w:bCs/>
        </w:rPr>
      </w:pPr>
    </w:p>
    <w:p w14:paraId="3E0EA565" w14:textId="270EF3DC" w:rsidR="00B854A4" w:rsidRPr="00BF2A6F" w:rsidRDefault="00B854A4" w:rsidP="00BF2A6F"/>
    <w:sectPr w:rsidR="00B854A4" w:rsidRPr="00BF2A6F">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nier, Remi (DFO/MPO)" w:date="2025-03-04T09:44:00Z" w:initials="RS">
    <w:p w14:paraId="490A6B63" w14:textId="77777777" w:rsidR="00290A17" w:rsidRDefault="00290A17" w:rsidP="00290A17">
      <w:pPr>
        <w:pStyle w:val="CommentText"/>
      </w:pPr>
      <w:r>
        <w:rPr>
          <w:rStyle w:val="CommentReference"/>
        </w:rPr>
        <w:annotationRef/>
      </w:r>
      <w:r>
        <w:rPr>
          <w:lang w:val="fr-CA"/>
        </w:rPr>
        <w:t>Need to add the hyphen (-) for the french abbreviation for new brunswick because it’s ‘'Nouveau-Brunswick’’ in French.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0A6B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7149E8" w16cex:dateUtc="2025-03-04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0A6B63" w16cid:durableId="2B7149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16CF" w14:textId="77777777" w:rsidR="00027569" w:rsidRDefault="00027569" w:rsidP="00290A17">
      <w:pPr>
        <w:spacing w:after="0" w:line="240" w:lineRule="auto"/>
      </w:pPr>
      <w:r>
        <w:separator/>
      </w:r>
    </w:p>
  </w:endnote>
  <w:endnote w:type="continuationSeparator" w:id="0">
    <w:p w14:paraId="0C63497F" w14:textId="77777777" w:rsidR="00027569" w:rsidRDefault="00027569" w:rsidP="0029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129" w14:textId="77777777" w:rsidR="00290A17" w:rsidRDefault="00290A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339B" w14:textId="77777777" w:rsidR="00290A17" w:rsidRDefault="00290A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8DDCD" w14:textId="77777777" w:rsidR="00290A17" w:rsidRDefault="00290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BB3D0" w14:textId="77777777" w:rsidR="00027569" w:rsidRDefault="00027569" w:rsidP="00290A17">
      <w:pPr>
        <w:spacing w:after="0" w:line="240" w:lineRule="auto"/>
      </w:pPr>
      <w:r>
        <w:separator/>
      </w:r>
    </w:p>
  </w:footnote>
  <w:footnote w:type="continuationSeparator" w:id="0">
    <w:p w14:paraId="267D0299" w14:textId="77777777" w:rsidR="00027569" w:rsidRDefault="00027569" w:rsidP="00290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490D3" w14:textId="77777777" w:rsidR="00290A17" w:rsidRDefault="00290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A7454" w14:textId="77777777" w:rsidR="00290A17" w:rsidRDefault="00290A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8C2C9" w14:textId="77777777" w:rsidR="00290A17" w:rsidRDefault="00290A1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nier, Remi (DFO/MPO)">
    <w15:presenceInfo w15:providerId="AD" w15:userId="S::Remi.Sonier@dfo-mpo.gc.ca::e3f4c476-c210-490e-b9cf-933a823d7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1D"/>
    <w:rsid w:val="0002559C"/>
    <w:rsid w:val="00027569"/>
    <w:rsid w:val="000527A1"/>
    <w:rsid w:val="00057ACE"/>
    <w:rsid w:val="00124564"/>
    <w:rsid w:val="00184F6F"/>
    <w:rsid w:val="002017B6"/>
    <w:rsid w:val="00262E4C"/>
    <w:rsid w:val="00290A17"/>
    <w:rsid w:val="00293114"/>
    <w:rsid w:val="002978DB"/>
    <w:rsid w:val="002B1A89"/>
    <w:rsid w:val="002C5E04"/>
    <w:rsid w:val="00341CBC"/>
    <w:rsid w:val="00344D45"/>
    <w:rsid w:val="00386E12"/>
    <w:rsid w:val="00390E36"/>
    <w:rsid w:val="003E31AE"/>
    <w:rsid w:val="004116E9"/>
    <w:rsid w:val="004A7F72"/>
    <w:rsid w:val="004D5B46"/>
    <w:rsid w:val="004F6EA5"/>
    <w:rsid w:val="0054039D"/>
    <w:rsid w:val="00576C7A"/>
    <w:rsid w:val="0059672A"/>
    <w:rsid w:val="00652301"/>
    <w:rsid w:val="00662352"/>
    <w:rsid w:val="006B6762"/>
    <w:rsid w:val="006C536C"/>
    <w:rsid w:val="007B10C8"/>
    <w:rsid w:val="007C7956"/>
    <w:rsid w:val="00833EBB"/>
    <w:rsid w:val="00850B7F"/>
    <w:rsid w:val="008A00F2"/>
    <w:rsid w:val="008A2122"/>
    <w:rsid w:val="008B384A"/>
    <w:rsid w:val="00950CC9"/>
    <w:rsid w:val="00A14DAA"/>
    <w:rsid w:val="00A5329D"/>
    <w:rsid w:val="00A74864"/>
    <w:rsid w:val="00A8373C"/>
    <w:rsid w:val="00A83C13"/>
    <w:rsid w:val="00A96A75"/>
    <w:rsid w:val="00B62A1D"/>
    <w:rsid w:val="00B854A4"/>
    <w:rsid w:val="00BC7B87"/>
    <w:rsid w:val="00BD4E21"/>
    <w:rsid w:val="00BE14F5"/>
    <w:rsid w:val="00BF2A6F"/>
    <w:rsid w:val="00C02B82"/>
    <w:rsid w:val="00C1027D"/>
    <w:rsid w:val="00CD3A26"/>
    <w:rsid w:val="00D13B87"/>
    <w:rsid w:val="00D32C6B"/>
    <w:rsid w:val="00D64BE8"/>
    <w:rsid w:val="00D76A53"/>
    <w:rsid w:val="00E52188"/>
    <w:rsid w:val="00E627F0"/>
    <w:rsid w:val="00ED68C7"/>
    <w:rsid w:val="00EE140E"/>
    <w:rsid w:val="00F24BCF"/>
    <w:rsid w:val="00F8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2749"/>
  <w14:defaultImageDpi w14:val="330"/>
  <w15:chartTrackingRefBased/>
  <w15:docId w15:val="{AB443514-384F-4A4B-8D28-46798F01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1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A1D"/>
    <w:rPr>
      <w:color w:val="0563C1" w:themeColor="hyperlink"/>
      <w:u w:val="single"/>
    </w:rPr>
  </w:style>
  <w:style w:type="paragraph" w:styleId="ListParagraph">
    <w:name w:val="List Paragraph"/>
    <w:basedOn w:val="Normal"/>
    <w:uiPriority w:val="34"/>
    <w:qFormat/>
    <w:rsid w:val="00E52188"/>
    <w:pPr>
      <w:ind w:left="720"/>
      <w:contextualSpacing/>
    </w:pPr>
  </w:style>
  <w:style w:type="paragraph" w:styleId="Revision">
    <w:name w:val="Revision"/>
    <w:hidden/>
    <w:uiPriority w:val="99"/>
    <w:semiHidden/>
    <w:rsid w:val="00262E4C"/>
    <w:pPr>
      <w:spacing w:after="0" w:line="240" w:lineRule="auto"/>
    </w:pPr>
    <w:rPr>
      <w:kern w:val="0"/>
      <w14:ligatures w14:val="none"/>
    </w:rPr>
  </w:style>
  <w:style w:type="character" w:styleId="CommentReference">
    <w:name w:val="annotation reference"/>
    <w:basedOn w:val="DefaultParagraphFont"/>
    <w:uiPriority w:val="99"/>
    <w:semiHidden/>
    <w:unhideWhenUsed/>
    <w:rsid w:val="00390E36"/>
    <w:rPr>
      <w:sz w:val="16"/>
      <w:szCs w:val="16"/>
    </w:rPr>
  </w:style>
  <w:style w:type="paragraph" w:styleId="CommentText">
    <w:name w:val="annotation text"/>
    <w:basedOn w:val="Normal"/>
    <w:link w:val="CommentTextChar"/>
    <w:uiPriority w:val="99"/>
    <w:unhideWhenUsed/>
    <w:rsid w:val="00390E36"/>
    <w:pPr>
      <w:spacing w:line="240" w:lineRule="auto"/>
    </w:pPr>
    <w:rPr>
      <w:sz w:val="20"/>
      <w:szCs w:val="20"/>
    </w:rPr>
  </w:style>
  <w:style w:type="character" w:customStyle="1" w:styleId="CommentTextChar">
    <w:name w:val="Comment Text Char"/>
    <w:basedOn w:val="DefaultParagraphFont"/>
    <w:link w:val="CommentText"/>
    <w:uiPriority w:val="99"/>
    <w:rsid w:val="00390E3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90E36"/>
    <w:rPr>
      <w:b/>
      <w:bCs/>
    </w:rPr>
  </w:style>
  <w:style w:type="character" w:customStyle="1" w:styleId="CommentSubjectChar">
    <w:name w:val="Comment Subject Char"/>
    <w:basedOn w:val="CommentTextChar"/>
    <w:link w:val="CommentSubject"/>
    <w:uiPriority w:val="99"/>
    <w:semiHidden/>
    <w:rsid w:val="00390E36"/>
    <w:rPr>
      <w:b/>
      <w:bCs/>
      <w:kern w:val="0"/>
      <w:sz w:val="20"/>
      <w:szCs w:val="20"/>
      <w14:ligatures w14:val="none"/>
    </w:rPr>
  </w:style>
  <w:style w:type="paragraph" w:styleId="Header">
    <w:name w:val="header"/>
    <w:basedOn w:val="Normal"/>
    <w:link w:val="HeaderChar"/>
    <w:uiPriority w:val="99"/>
    <w:unhideWhenUsed/>
    <w:rsid w:val="00290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7"/>
    <w:rPr>
      <w:kern w:val="0"/>
      <w14:ligatures w14:val="none"/>
    </w:rPr>
  </w:style>
  <w:style w:type="paragraph" w:styleId="Footer">
    <w:name w:val="footer"/>
    <w:basedOn w:val="Normal"/>
    <w:link w:val="FooterChar"/>
    <w:uiPriority w:val="99"/>
    <w:unhideWhenUsed/>
    <w:rsid w:val="00290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embe.2023.151916" TargetMode="External"/><Relationship Id="rId18" Type="http://schemas.microsoft.com/office/2018/08/relationships/commentsExtensible" Target="commentsExtensible.xml"/><Relationship Id="rId26" Type="http://schemas.openxmlformats.org/officeDocument/2006/relationships/hyperlink" Target="https://doi.org/10.1016/j.jembe.2023.151916" TargetMode="External"/><Relationship Id="rId3" Type="http://schemas.openxmlformats.org/officeDocument/2006/relationships/webSettings" Target="webSettings.xml"/><Relationship Id="rId21" Type="http://schemas.openxmlformats.org/officeDocument/2006/relationships/image" Target="media/image2.tiff"/><Relationship Id="rId34" Type="http://schemas.openxmlformats.org/officeDocument/2006/relationships/fontTable" Target="fontTable.xml"/><Relationship Id="rId7" Type="http://schemas.openxmlformats.org/officeDocument/2006/relationships/hyperlink" Target="https://orcid.org/0000-0001-5140-5751" TargetMode="External"/><Relationship Id="rId12" Type="http://schemas.openxmlformats.org/officeDocument/2006/relationships/hyperlink" Target="https://doi.org/10.1016/j.jembe.2021.151668" TargetMode="External"/><Relationship Id="rId17" Type="http://schemas.microsoft.com/office/2016/09/relationships/commentsIds" Target="commentsIds.xml"/><Relationship Id="rId25" Type="http://schemas.openxmlformats.org/officeDocument/2006/relationships/hyperlink" Target="https://doi.org/10.1016/j.jembe.2021.151668" TargetMode="External"/><Relationship Id="rId33" Type="http://schemas.openxmlformats.org/officeDocument/2006/relationships/footer" Target="footer3.xml"/><Relationship Id="rId2" Type="http://schemas.openxmlformats.org/officeDocument/2006/relationships/settings" Target="settings.xml"/><Relationship Id="rId16" Type="http://schemas.microsoft.com/office/2011/relationships/commentsExtended" Target="commentsExtended.xml"/><Relationship Id="rId20" Type="http://schemas.openxmlformats.org/officeDocument/2006/relationships/hyperlink" Target="https://orcid.org/0000-0001-5140-5751" TargetMode="External"/><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mailto:jeffery.clements@dfo-mpo.gc.ca" TargetMode="External"/><Relationship Id="rId11" Type="http://schemas.openxmlformats.org/officeDocument/2006/relationships/hyperlink" Target="https://doi.org/10.1016/j.anbehav.2020.12.008" TargetMode="External"/><Relationship Id="rId24" Type="http://schemas.openxmlformats.org/officeDocument/2006/relationships/hyperlink" Target="https://doi.org/10.1016/j.anbehav.2020.12.008"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comments" Target="comments.xml"/><Relationship Id="rId23" Type="http://schemas.openxmlformats.org/officeDocument/2006/relationships/hyperlink" Target="https://doi.org/10.1007/s11336-013-9328-2" TargetMode="Externa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s://doi.org/10.1007/s11336-013-9328-2" TargetMode="External"/><Relationship Id="rId19" Type="http://schemas.openxmlformats.org/officeDocument/2006/relationships/hyperlink" Target="mailto:jeffery.clements@dfo-mpo.gc.ca" TargetMode="External"/><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bbolker.github.io/mixedmodels-misc/ecostats_chap.html" TargetMode="External"/><Relationship Id="rId14" Type="http://schemas.openxmlformats.org/officeDocument/2006/relationships/hyperlink" Target="https://doi.org/10.1111/j.1469-7998.1968.tb05037.x" TargetMode="External"/><Relationship Id="rId22" Type="http://schemas.openxmlformats.org/officeDocument/2006/relationships/hyperlink" Target="https://bbolker.github.io/mixedmodels-misc/ecostats_chap.html" TargetMode="External"/><Relationship Id="rId27" Type="http://schemas.openxmlformats.org/officeDocument/2006/relationships/hyperlink" Target="https://doi.org/10.1111/j.1469-7998.1968.tb05037.x"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20930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Jeffery (he, him / il, lui) (DFO/MPO)</dc:creator>
  <cp:keywords/>
  <dc:description/>
  <cp:lastModifiedBy>Sonier, Remi (DFO/MPO)</cp:lastModifiedBy>
  <cp:revision>7</cp:revision>
  <cp:lastPrinted>2025-03-04T13:37:00Z</cp:lastPrinted>
  <dcterms:created xsi:type="dcterms:W3CDTF">2025-02-24T19:55:00Z</dcterms:created>
  <dcterms:modified xsi:type="dcterms:W3CDTF">2025-03-04T14:42:00Z</dcterms:modified>
</cp:coreProperties>
</file>